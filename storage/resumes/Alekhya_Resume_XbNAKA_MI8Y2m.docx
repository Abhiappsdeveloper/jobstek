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4335" w14:textId="282370C3" w:rsidR="00747A70" w:rsidRPr="00D73251" w:rsidRDefault="006B2AAC" w:rsidP="006B2AAC">
      <w:pPr>
        <w:textAlignment w:val="baseline"/>
        <w:rPr>
          <w:rFonts w:ascii="Calibri" w:hAnsi="Calibri" w:cs="Calibri"/>
          <w:b/>
          <w:bCs/>
          <w:color w:val="000000"/>
        </w:rPr>
      </w:pPr>
      <w:r w:rsidRPr="00D73251">
        <w:rPr>
          <w:rFonts w:ascii="Calibri" w:hAnsi="Calibri" w:cs="Calibri"/>
          <w:b/>
          <w:bCs/>
          <w:color w:val="000000"/>
        </w:rPr>
        <w:t>ALEKHYA NAGU</w:t>
      </w:r>
      <w:r w:rsidRPr="00D73251">
        <w:rPr>
          <w:rFonts w:ascii="Calibri" w:hAnsi="Calibri" w:cs="Calibri"/>
          <w:b/>
          <w:bCs/>
          <w:color w:val="000000"/>
        </w:rPr>
        <w:br/>
        <w:t>Full Stack Java Developer</w:t>
      </w:r>
    </w:p>
    <w:p w14:paraId="60EF27AA" w14:textId="1676A030" w:rsidR="006B2AAC" w:rsidRPr="00D73251" w:rsidRDefault="006B2AAC" w:rsidP="006B2AAC">
      <w:pPr>
        <w:textAlignment w:val="baseline"/>
        <w:rPr>
          <w:rFonts w:ascii="Calibri" w:hAnsi="Calibri" w:cs="Calibri"/>
          <w:b/>
          <w:bCs/>
          <w:color w:val="000000"/>
        </w:rPr>
      </w:pPr>
      <w:r w:rsidRPr="00D73251">
        <w:rPr>
          <w:rFonts w:ascii="Calibri" w:hAnsi="Calibri" w:cs="Calibri"/>
          <w:b/>
          <w:bCs/>
          <w:color w:val="000000"/>
        </w:rPr>
        <w:t>Phone: +1 215-490-9483</w:t>
      </w:r>
    </w:p>
    <w:p w14:paraId="38AD1595" w14:textId="5A1187FF" w:rsidR="00747A70" w:rsidRPr="00D73251" w:rsidRDefault="006B2AAC" w:rsidP="006B2AAC">
      <w:pPr>
        <w:pBdr>
          <w:bottom w:val="single" w:sz="4" w:space="1" w:color="auto"/>
        </w:pBdr>
        <w:textAlignment w:val="baseline"/>
        <w:rPr>
          <w:rFonts w:ascii="Calibri" w:hAnsi="Calibri" w:cs="Calibri"/>
          <w:b/>
          <w:bCs/>
          <w:color w:val="000000"/>
        </w:rPr>
      </w:pPr>
      <w:r w:rsidRPr="00D73251">
        <w:rPr>
          <w:rFonts w:ascii="Calibri" w:hAnsi="Calibri" w:cs="Calibri"/>
          <w:b/>
          <w:bCs/>
          <w:color w:val="000000"/>
        </w:rPr>
        <w:t xml:space="preserve">Email: </w:t>
      </w:r>
      <w:hyperlink r:id="rId5" w:history="1">
        <w:r w:rsidRPr="00D73251">
          <w:rPr>
            <w:rStyle w:val="Hyperlink"/>
            <w:rFonts w:ascii="Calibri" w:hAnsi="Calibri" w:cs="Calibri"/>
            <w:b/>
            <w:bCs/>
            <w:color w:val="1368CE"/>
          </w:rPr>
          <w:t>NAlekhya.java</w:t>
        </w:r>
        <w:r w:rsidR="002A2776" w:rsidRPr="00D73251">
          <w:rPr>
            <w:rStyle w:val="Hyperlink"/>
            <w:rFonts w:ascii="Calibri" w:hAnsi="Calibri" w:cs="Calibri"/>
            <w:b/>
            <w:bCs/>
            <w:color w:val="1368CE"/>
          </w:rPr>
          <w:t>@gmail.com</w:t>
        </w:r>
      </w:hyperlink>
      <w:r w:rsidR="002A2776" w:rsidRPr="00D73251">
        <w:rPr>
          <w:rFonts w:ascii="Calibri" w:hAnsi="Calibri" w:cs="Calibri"/>
          <w:b/>
          <w:bCs/>
          <w:color w:val="000000"/>
        </w:rPr>
        <w:br/>
      </w:r>
    </w:p>
    <w:p w14:paraId="6DE54476" w14:textId="0F092053" w:rsidR="00F24937" w:rsidRPr="00747A70" w:rsidRDefault="00747A70" w:rsidP="00602186">
      <w:pPr>
        <w:rPr>
          <w:rFonts w:ascii="Calibri" w:hAnsi="Calibri" w:cs="Calibri"/>
          <w:b/>
          <w:bCs/>
          <w:color w:val="000000"/>
          <w:sz w:val="22"/>
          <w:szCs w:val="22"/>
        </w:rPr>
      </w:pPr>
      <w:r w:rsidRPr="00747A70">
        <w:rPr>
          <w:b/>
          <w:bCs/>
          <w:color w:val="000000"/>
          <w:sz w:val="22"/>
          <w:szCs w:val="22"/>
          <w:u w:val="single"/>
        </w:rPr>
        <w:br/>
      </w:r>
      <w:r w:rsidR="00F24937" w:rsidRPr="00747A70">
        <w:rPr>
          <w:rFonts w:ascii="Calibri" w:hAnsi="Calibri" w:cs="Calibri"/>
          <w:b/>
          <w:bCs/>
          <w:color w:val="000000"/>
          <w:sz w:val="22"/>
          <w:szCs w:val="22"/>
        </w:rPr>
        <w:t>PROFESSIONAL SUMMARY:</w:t>
      </w:r>
    </w:p>
    <w:p w14:paraId="44321D88" w14:textId="77777777" w:rsidR="00F24937" w:rsidRDefault="00F24937" w:rsidP="00602186">
      <w:pPr>
        <w:rPr>
          <w:b/>
          <w:bCs/>
          <w:color w:val="000000"/>
          <w:sz w:val="22"/>
          <w:szCs w:val="22"/>
        </w:rPr>
      </w:pPr>
    </w:p>
    <w:p w14:paraId="7813BDB6" w14:textId="24BF6A56" w:rsidR="00F24937" w:rsidRPr="00D5319A" w:rsidRDefault="0080750A" w:rsidP="008B4A9B">
      <w:pPr>
        <w:pStyle w:val="ListParagraph"/>
        <w:numPr>
          <w:ilvl w:val="0"/>
          <w:numId w:val="8"/>
        </w:numPr>
        <w:rPr>
          <w:rFonts w:ascii="Calibri" w:hAnsi="Calibri" w:cs="Calibri"/>
          <w:sz w:val="22"/>
          <w:szCs w:val="22"/>
        </w:rPr>
      </w:pPr>
      <w:r>
        <w:rPr>
          <w:rFonts w:ascii="Calibri" w:hAnsi="Calibri" w:cs="Calibri"/>
          <w:sz w:val="22"/>
          <w:szCs w:val="22"/>
        </w:rPr>
        <w:t>8</w:t>
      </w:r>
      <w:r w:rsidR="00F24937" w:rsidRPr="00D5319A">
        <w:rPr>
          <w:rFonts w:ascii="Calibri" w:hAnsi="Calibri" w:cs="Calibri"/>
          <w:sz w:val="22"/>
          <w:szCs w:val="22"/>
        </w:rPr>
        <w:t>+ years of experience as a Java Full Stack Developer, I have worked extensively with Java, J2EE, Spring Boot, Microservices, and front-end technologies like React.js and Angular.</w:t>
      </w:r>
    </w:p>
    <w:p w14:paraId="5A0A004B" w14:textId="78BF32B3"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Developed and maintained responsive frontend applications using React.js, Angular</w:t>
      </w:r>
      <w:r w:rsidR="00B75D0A">
        <w:rPr>
          <w:rFonts w:ascii="Calibri" w:hAnsi="Calibri" w:cs="Calibri"/>
          <w:sz w:val="22"/>
          <w:szCs w:val="22"/>
        </w:rPr>
        <w:t>.js</w:t>
      </w:r>
      <w:r w:rsidRPr="00D5319A">
        <w:rPr>
          <w:rFonts w:ascii="Calibri" w:hAnsi="Calibri" w:cs="Calibri"/>
          <w:sz w:val="22"/>
          <w:szCs w:val="22"/>
        </w:rPr>
        <w:t xml:space="preserve">, Bootstrap, HTML5, CSS3, JavaScript, and jQuery. </w:t>
      </w:r>
    </w:p>
    <w:p w14:paraId="4CBA2C4A" w14:textId="7776AEDA"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Implemented client-side routing and navigation using Angular Router for seamless UI interactions. </w:t>
      </w:r>
    </w:p>
    <w:p w14:paraId="1D41F411" w14:textId="1E3A8E90"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Proficient in Core Java concepts such as Collections Framework, Multithreading, Executor Framework, Exception Handling, and Memory Management. </w:t>
      </w:r>
    </w:p>
    <w:p w14:paraId="063CFA35" w14:textId="14F6EAB9"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Strong expertise in </w:t>
      </w:r>
      <w:r w:rsidR="008059CE" w:rsidRPr="00D5319A">
        <w:rPr>
          <w:rFonts w:ascii="Calibri" w:hAnsi="Calibri" w:cs="Calibri"/>
          <w:sz w:val="22"/>
          <w:szCs w:val="22"/>
        </w:rPr>
        <w:t>REST</w:t>
      </w:r>
      <w:r w:rsidR="00AE197C" w:rsidRPr="00D5319A">
        <w:rPr>
          <w:rFonts w:ascii="Calibri" w:hAnsi="Calibri" w:cs="Calibri"/>
          <w:sz w:val="22"/>
          <w:szCs w:val="22"/>
        </w:rPr>
        <w:t xml:space="preserve">ful </w:t>
      </w:r>
      <w:r w:rsidRPr="00D5319A">
        <w:rPr>
          <w:rFonts w:ascii="Calibri" w:hAnsi="Calibri" w:cs="Calibri"/>
          <w:sz w:val="22"/>
          <w:szCs w:val="22"/>
        </w:rPr>
        <w:t xml:space="preserve">API development, implementing HTTP methods, handling responses with proper status codes, and testing endpoints using Postman API. </w:t>
      </w:r>
    </w:p>
    <w:p w14:paraId="6C578869" w14:textId="567BE489"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Hands-on experience with Spring Framework including Spring Boot, Spring MVC, Spring AOP, Spring Security, Spring Batch, Spring JPA, and Spring IOC to develop robust backend applications. </w:t>
      </w:r>
    </w:p>
    <w:p w14:paraId="75191715" w14:textId="624A52A8"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Skilled in Microservices Architecture, converting monolithic applications into independent services and integrating them with Apache Kafka and JMS messaging brokers. </w:t>
      </w:r>
    </w:p>
    <w:p w14:paraId="5E9772E5" w14:textId="20A62ECC"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Proficient in SQL and NoSQL databases, developing and optimizing queries, stored procedures, and schemas in MongoDB, Oracle DB, and MySQL. </w:t>
      </w:r>
    </w:p>
    <w:p w14:paraId="731F952D" w14:textId="7189F149"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Worked on real-time data streaming and big data processing using Apache Kafka and Apache Flink for scalable data-driven applications. </w:t>
      </w:r>
    </w:p>
    <w:p w14:paraId="1DAAE552" w14:textId="3C080C49"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Hands-on experience in AWS services like S3, Lambda, DynamoDB, CloudFormation, IAM, SNS, SQS, KMS, CloudFront, CloudWatch, and CloudTrail, along with GCP Compute Engine, App Engine, and Kubernetes Engine. </w:t>
      </w:r>
    </w:p>
    <w:p w14:paraId="402C4BF0" w14:textId="3DE214A2"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Implemented CI/CD pipelines using Jenkins in a Kubernetes and Docker environment for automated build, test, and deployment. </w:t>
      </w:r>
    </w:p>
    <w:p w14:paraId="7E6A0529" w14:textId="4B0746AD"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Strong knowledge of Infrastructure as Code (</w:t>
      </w:r>
      <w:proofErr w:type="spellStart"/>
      <w:r w:rsidRPr="00D5319A">
        <w:rPr>
          <w:rFonts w:ascii="Calibri" w:hAnsi="Calibri" w:cs="Calibri"/>
          <w:sz w:val="22"/>
          <w:szCs w:val="22"/>
        </w:rPr>
        <w:t>iac</w:t>
      </w:r>
      <w:proofErr w:type="spellEnd"/>
      <w:r w:rsidRPr="00D5319A">
        <w:rPr>
          <w:rFonts w:ascii="Calibri" w:hAnsi="Calibri" w:cs="Calibri"/>
          <w:sz w:val="22"/>
          <w:szCs w:val="22"/>
        </w:rPr>
        <w:t xml:space="preserve">), working with Terraform and Terragrunt to automate AWS infrastructure setup. </w:t>
      </w:r>
    </w:p>
    <w:p w14:paraId="4454E0F8" w14:textId="307A1A65"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Hands-on experience in unit testing, functional testing, and automation testing using JUnit, Selenium, and Quality Center. </w:t>
      </w:r>
    </w:p>
    <w:p w14:paraId="0747534D" w14:textId="2B846AA0"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Strong collaboration and Agile methodology experience, participating in daily SCRUM meetings, requirement analysis, sprint planning, and retrospective sessions. </w:t>
      </w:r>
    </w:p>
    <w:p w14:paraId="56537635" w14:textId="376DC173" w:rsidR="00D5319A" w:rsidRPr="00D5319A" w:rsidRDefault="00D5319A" w:rsidP="00D5319A">
      <w:pPr>
        <w:pStyle w:val="NormalWeb"/>
        <w:numPr>
          <w:ilvl w:val="0"/>
          <w:numId w:val="8"/>
        </w:numPr>
        <w:rPr>
          <w:rFonts w:ascii="Calibri" w:hAnsi="Calibri" w:cs="Calibri"/>
          <w:sz w:val="22"/>
          <w:szCs w:val="22"/>
        </w:rPr>
      </w:pPr>
      <w:r w:rsidRPr="00D5319A">
        <w:rPr>
          <w:rFonts w:ascii="Calibri" w:hAnsi="Calibri" w:cs="Calibri"/>
          <w:sz w:val="22"/>
          <w:szCs w:val="22"/>
        </w:rPr>
        <w:t xml:space="preserve">Familiar with version control and defect tracking tools such as GitHub, JIRA, and SVN, ensuring seamless development workflows. </w:t>
      </w:r>
    </w:p>
    <w:p w14:paraId="4AC9AEF1" w14:textId="77777777" w:rsidR="00D533BB" w:rsidRDefault="00D5319A" w:rsidP="00D533BB">
      <w:pPr>
        <w:pStyle w:val="NormalWeb"/>
        <w:numPr>
          <w:ilvl w:val="0"/>
          <w:numId w:val="8"/>
        </w:numPr>
        <w:textAlignment w:val="baseline"/>
        <w:rPr>
          <w:rFonts w:ascii="Calibri" w:hAnsi="Calibri" w:cs="Calibri"/>
          <w:b/>
          <w:bCs/>
          <w:color w:val="000000"/>
          <w:sz w:val="22"/>
          <w:szCs w:val="22"/>
        </w:rPr>
      </w:pPr>
      <w:r w:rsidRPr="00D533BB">
        <w:rPr>
          <w:rFonts w:ascii="Calibri" w:hAnsi="Calibri" w:cs="Calibri"/>
          <w:sz w:val="22"/>
          <w:szCs w:val="22"/>
        </w:rPr>
        <w:t>Excellent communication and leadership skills, mentoring junior developers and collaborating with stakeholders, project managers, and cross-functional t</w:t>
      </w:r>
      <w:r w:rsidR="00D533BB">
        <w:rPr>
          <w:rFonts w:ascii="Calibri" w:hAnsi="Calibri" w:cs="Calibri"/>
          <w:sz w:val="22"/>
          <w:szCs w:val="22"/>
        </w:rPr>
        <w:t>eams to ensure project success.</w:t>
      </w:r>
    </w:p>
    <w:p w14:paraId="4BD1D81F" w14:textId="364926F2" w:rsidR="00747A70" w:rsidRPr="00D533BB" w:rsidRDefault="00973D07" w:rsidP="00D533BB">
      <w:pPr>
        <w:pStyle w:val="NormalWeb"/>
        <w:textAlignment w:val="baseline"/>
        <w:rPr>
          <w:rFonts w:ascii="Calibri" w:hAnsi="Calibri" w:cs="Calibri"/>
          <w:b/>
          <w:bCs/>
          <w:color w:val="000000"/>
          <w:sz w:val="22"/>
          <w:szCs w:val="22"/>
        </w:rPr>
      </w:pPr>
      <w:r w:rsidRPr="00D533BB">
        <w:rPr>
          <w:rFonts w:ascii="Calibri" w:hAnsi="Calibri" w:cs="Calibri"/>
          <w:b/>
          <w:bCs/>
          <w:color w:val="000000"/>
          <w:sz w:val="22"/>
          <w:szCs w:val="22"/>
          <w:u w:val="single"/>
        </w:rPr>
        <w:t>Technical Skills</w:t>
      </w:r>
      <w:r w:rsidR="00602186" w:rsidRPr="00D533BB">
        <w:rPr>
          <w:rFonts w:ascii="Calibri" w:hAnsi="Calibri" w:cs="Calibri"/>
          <w:b/>
          <w:bCs/>
          <w:color w:val="000000"/>
          <w:sz w:val="22"/>
          <w:szCs w:val="22"/>
          <w:u w:val="single"/>
        </w:rPr>
        <w:t>:</w:t>
      </w:r>
    </w:p>
    <w:tbl>
      <w:tblPr>
        <w:tblW w:w="10088" w:type="dxa"/>
        <w:tblInd w:w="-120" w:type="dxa"/>
        <w:tblCellMar>
          <w:top w:w="15" w:type="dxa"/>
          <w:left w:w="15" w:type="dxa"/>
          <w:bottom w:w="15" w:type="dxa"/>
          <w:right w:w="15" w:type="dxa"/>
        </w:tblCellMar>
        <w:tblLook w:val="04A0" w:firstRow="1" w:lastRow="0" w:firstColumn="1" w:lastColumn="0" w:noHBand="0" w:noVBand="1"/>
      </w:tblPr>
      <w:tblGrid>
        <w:gridCol w:w="2904"/>
        <w:gridCol w:w="7184"/>
      </w:tblGrid>
      <w:tr w:rsidR="00747A70" w:rsidRPr="00973D07" w14:paraId="0BDAA0C4"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B31E49" w14:textId="77777777" w:rsidR="00973D07" w:rsidRPr="00973D07" w:rsidRDefault="00973D07" w:rsidP="00602186">
            <w:pPr>
              <w:textAlignment w:val="baseline"/>
              <w:rPr>
                <w:rFonts w:ascii="Calibri" w:hAnsi="Calibri" w:cs="Calibri"/>
                <w:b/>
                <w:bCs/>
                <w:color w:val="000000"/>
                <w:sz w:val="22"/>
                <w:szCs w:val="22"/>
              </w:rPr>
            </w:pPr>
            <w:r w:rsidRPr="00973D07">
              <w:rPr>
                <w:rFonts w:ascii="Calibri" w:hAnsi="Calibri" w:cs="Calibri"/>
                <w:b/>
                <w:bCs/>
                <w:color w:val="000000"/>
                <w:sz w:val="22"/>
                <w:szCs w:val="22"/>
              </w:rPr>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9D9143" w14:textId="287F3CC6" w:rsidR="00973D07" w:rsidRPr="00973D07" w:rsidRDefault="00973D07" w:rsidP="00602186">
            <w:pPr>
              <w:textAlignment w:val="baseline"/>
              <w:rPr>
                <w:rFonts w:ascii="Calibri" w:hAnsi="Calibri" w:cs="Calibri"/>
                <w:color w:val="000000"/>
                <w:sz w:val="22"/>
                <w:szCs w:val="22"/>
              </w:rPr>
            </w:pPr>
            <w:r w:rsidRPr="00973D07">
              <w:rPr>
                <w:rFonts w:ascii="Calibri" w:hAnsi="Calibri" w:cs="Calibri"/>
                <w:sz w:val="22"/>
                <w:szCs w:val="22"/>
              </w:rPr>
              <w:t>Ja</w:t>
            </w:r>
            <w:r w:rsidR="00A53E26">
              <w:rPr>
                <w:rFonts w:ascii="Calibri" w:hAnsi="Calibri" w:cs="Calibri"/>
                <w:sz w:val="22"/>
                <w:szCs w:val="22"/>
              </w:rPr>
              <w:t>va</w:t>
            </w:r>
            <w:r w:rsidRPr="00973D07">
              <w:rPr>
                <w:rFonts w:ascii="Calibri" w:hAnsi="Calibri" w:cs="Calibri"/>
                <w:sz w:val="22"/>
                <w:szCs w:val="22"/>
              </w:rPr>
              <w:t>, J2EE, SQL, PL/SQL, JavaScript, TypeScript</w:t>
            </w:r>
            <w:r w:rsidR="00A80E7D">
              <w:rPr>
                <w:rFonts w:ascii="Calibri" w:hAnsi="Calibri" w:cs="Calibri"/>
                <w:sz w:val="22"/>
                <w:szCs w:val="22"/>
              </w:rPr>
              <w:t>.</w:t>
            </w:r>
          </w:p>
        </w:tc>
      </w:tr>
      <w:tr w:rsidR="00747A70" w:rsidRPr="00973D07" w14:paraId="51C92BAC"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56487B" w14:textId="77777777" w:rsidR="00973D07" w:rsidRPr="00973D07" w:rsidRDefault="00973D07" w:rsidP="00602186">
            <w:pPr>
              <w:textAlignment w:val="baseline"/>
              <w:rPr>
                <w:rFonts w:ascii="Calibri" w:hAnsi="Calibri" w:cs="Calibri"/>
                <w:b/>
                <w:bCs/>
                <w:color w:val="000000"/>
                <w:sz w:val="22"/>
                <w:szCs w:val="22"/>
              </w:rPr>
            </w:pPr>
            <w:r w:rsidRPr="00973D07">
              <w:rPr>
                <w:rFonts w:ascii="Calibri" w:hAnsi="Calibri" w:cs="Calibri"/>
                <w:b/>
                <w:bCs/>
                <w:color w:val="000000"/>
                <w:sz w:val="22"/>
                <w:szCs w:val="22"/>
              </w:rPr>
              <w:t>Java/J2EE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278940" w14:textId="2B303D1E" w:rsidR="00973D07" w:rsidRPr="00973D07" w:rsidRDefault="00973D07" w:rsidP="00602186">
            <w:pPr>
              <w:pStyle w:val="NormalWeb"/>
              <w:rPr>
                <w:rFonts w:ascii="Calibri" w:hAnsi="Calibri" w:cs="Calibri"/>
                <w:sz w:val="22"/>
                <w:szCs w:val="22"/>
              </w:rPr>
            </w:pPr>
            <w:r w:rsidRPr="00973D07">
              <w:rPr>
                <w:rFonts w:ascii="Calibri" w:hAnsi="Calibri" w:cs="Calibri"/>
                <w:sz w:val="22"/>
                <w:szCs w:val="22"/>
              </w:rPr>
              <w:t>Java EE, Servlets, JSP, JDBC, JMS, JPA, Hibernate</w:t>
            </w:r>
            <w:r w:rsidR="00A80E7D">
              <w:rPr>
                <w:rFonts w:ascii="Calibri" w:hAnsi="Calibri" w:cs="Calibri"/>
                <w:sz w:val="22"/>
                <w:szCs w:val="22"/>
              </w:rPr>
              <w:t>.</w:t>
            </w:r>
          </w:p>
        </w:tc>
      </w:tr>
      <w:tr w:rsidR="006F7B45" w:rsidRPr="00973D07" w14:paraId="4CF86BD1"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82A663" w14:textId="2E149F2C" w:rsidR="006F7B45" w:rsidRPr="00973D07" w:rsidRDefault="006F7B45" w:rsidP="00602186">
            <w:pPr>
              <w:textAlignment w:val="baseline"/>
              <w:rPr>
                <w:rFonts w:ascii="Calibri" w:hAnsi="Calibri" w:cs="Calibri"/>
                <w:b/>
                <w:bCs/>
                <w:color w:val="000000"/>
                <w:sz w:val="22"/>
                <w:szCs w:val="22"/>
              </w:rPr>
            </w:pPr>
            <w:r w:rsidRPr="006F7B45">
              <w:rPr>
                <w:rFonts w:ascii="Calibri" w:hAnsi="Calibri" w:cs="Calibri"/>
                <w:b/>
                <w:bCs/>
                <w:color w:val="000000"/>
                <w:sz w:val="22"/>
                <w:szCs w:val="22"/>
              </w:rPr>
              <w:t>Web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35E0A9" w14:textId="2DD00BBC" w:rsidR="006F7B45" w:rsidRPr="00973D07" w:rsidRDefault="006F7B45" w:rsidP="00602186">
            <w:pPr>
              <w:pStyle w:val="NormalWeb"/>
              <w:rPr>
                <w:rFonts w:ascii="Calibri" w:hAnsi="Calibri" w:cs="Calibri"/>
                <w:sz w:val="22"/>
                <w:szCs w:val="22"/>
              </w:rPr>
            </w:pPr>
            <w:r w:rsidRPr="006F7B45">
              <w:rPr>
                <w:rFonts w:ascii="Calibri" w:hAnsi="Calibri" w:cs="Calibri"/>
                <w:sz w:val="22"/>
                <w:szCs w:val="22"/>
              </w:rPr>
              <w:t>HTML5, CSS3, Bootstrap, JavaScript, AJAX, React</w:t>
            </w:r>
            <w:r w:rsidR="00B75D0A">
              <w:rPr>
                <w:rFonts w:ascii="Calibri" w:hAnsi="Calibri" w:cs="Calibri"/>
                <w:sz w:val="22"/>
                <w:szCs w:val="22"/>
              </w:rPr>
              <w:t>JS</w:t>
            </w:r>
            <w:r w:rsidRPr="006F7B45">
              <w:rPr>
                <w:rFonts w:ascii="Calibri" w:hAnsi="Calibri" w:cs="Calibri"/>
                <w:sz w:val="22"/>
                <w:szCs w:val="22"/>
              </w:rPr>
              <w:t>, Angular</w:t>
            </w:r>
            <w:r w:rsidR="00B75D0A">
              <w:rPr>
                <w:rFonts w:ascii="Calibri" w:hAnsi="Calibri" w:cs="Calibri"/>
                <w:sz w:val="22"/>
                <w:szCs w:val="22"/>
              </w:rPr>
              <w:t>JS</w:t>
            </w:r>
            <w:r w:rsidRPr="006F7B45">
              <w:rPr>
                <w:rFonts w:ascii="Calibri" w:hAnsi="Calibri" w:cs="Calibri"/>
                <w:sz w:val="22"/>
                <w:szCs w:val="22"/>
              </w:rPr>
              <w:t>, jQuery.</w:t>
            </w:r>
          </w:p>
        </w:tc>
      </w:tr>
      <w:tr w:rsidR="00747A70" w:rsidRPr="00973D07" w14:paraId="3E1AAB06"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67C830" w14:textId="77777777" w:rsidR="00973D07" w:rsidRPr="00973D07" w:rsidRDefault="00973D07" w:rsidP="00602186">
            <w:pPr>
              <w:textAlignment w:val="baseline"/>
              <w:rPr>
                <w:rFonts w:ascii="Calibri" w:hAnsi="Calibri" w:cs="Calibri"/>
                <w:b/>
                <w:bCs/>
                <w:color w:val="000000"/>
                <w:sz w:val="22"/>
                <w:szCs w:val="22"/>
              </w:rPr>
            </w:pPr>
            <w:r w:rsidRPr="00973D07">
              <w:rPr>
                <w:rFonts w:ascii="Calibri" w:hAnsi="Calibri" w:cs="Calibri"/>
                <w:b/>
                <w:bCs/>
                <w:color w:val="000000"/>
                <w:sz w:val="22"/>
                <w:szCs w:val="22"/>
              </w:rPr>
              <w:lastRenderedPageBreak/>
              <w:t>XML/Web Services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77984E" w14:textId="0C6C2177" w:rsidR="00973D07" w:rsidRPr="00973D07" w:rsidRDefault="00973D07" w:rsidP="00602186">
            <w:pPr>
              <w:textAlignment w:val="baseline"/>
              <w:rPr>
                <w:rFonts w:ascii="Calibri" w:hAnsi="Calibri" w:cs="Calibri"/>
                <w:color w:val="000000"/>
                <w:sz w:val="22"/>
                <w:szCs w:val="22"/>
              </w:rPr>
            </w:pPr>
            <w:r w:rsidRPr="00973D07">
              <w:rPr>
                <w:rFonts w:ascii="Calibri" w:hAnsi="Calibri" w:cs="Calibri"/>
                <w:sz w:val="22"/>
                <w:szCs w:val="22"/>
              </w:rPr>
              <w:t>RESTful APIs, Postman API, JSON, SOAP</w:t>
            </w:r>
            <w:r w:rsidR="00A80E7D">
              <w:rPr>
                <w:rFonts w:ascii="Calibri" w:hAnsi="Calibri" w:cs="Calibri"/>
                <w:sz w:val="22"/>
                <w:szCs w:val="22"/>
              </w:rPr>
              <w:t>.</w:t>
            </w:r>
          </w:p>
        </w:tc>
      </w:tr>
      <w:tr w:rsidR="00747A70" w:rsidRPr="00973D07" w14:paraId="20605FD4"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FD1FC" w14:textId="77777777" w:rsidR="00973D07" w:rsidRPr="00973D07" w:rsidRDefault="00973D07" w:rsidP="00602186">
            <w:pPr>
              <w:textAlignment w:val="baseline"/>
              <w:rPr>
                <w:rFonts w:ascii="Calibri" w:hAnsi="Calibri" w:cs="Calibri"/>
                <w:b/>
                <w:bCs/>
                <w:color w:val="000000"/>
                <w:sz w:val="22"/>
                <w:szCs w:val="22"/>
              </w:rPr>
            </w:pPr>
            <w:r w:rsidRPr="00973D07">
              <w:rPr>
                <w:rFonts w:ascii="Calibri" w:hAnsi="Calibri" w:cs="Calibri"/>
                <w:b/>
                <w:bCs/>
                <w:color w:val="000000"/>
                <w:sz w:val="22"/>
                <w:szCs w:val="22"/>
              </w:rPr>
              <w:t>Frame works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C76AFD" w14:textId="2B4C8974" w:rsidR="00973D07" w:rsidRPr="00973D07" w:rsidRDefault="00973D07" w:rsidP="00602186">
            <w:pPr>
              <w:textAlignment w:val="baseline"/>
              <w:rPr>
                <w:rFonts w:ascii="Calibri" w:hAnsi="Calibri" w:cs="Calibri"/>
                <w:color w:val="000000"/>
                <w:sz w:val="22"/>
                <w:szCs w:val="22"/>
              </w:rPr>
            </w:pPr>
            <w:r w:rsidRPr="00973D07">
              <w:rPr>
                <w:rFonts w:ascii="Calibri" w:hAnsi="Calibri" w:cs="Calibri"/>
                <w:sz w:val="22"/>
                <w:szCs w:val="22"/>
              </w:rPr>
              <w:t>Spring Boot, Spring MVC, Spring Security, Spring AOP, Spring Batch, Spring Web Flow</w:t>
            </w:r>
            <w:r w:rsidR="00A80E7D">
              <w:rPr>
                <w:rFonts w:ascii="Calibri" w:hAnsi="Calibri" w:cs="Calibri"/>
                <w:sz w:val="22"/>
                <w:szCs w:val="22"/>
              </w:rPr>
              <w:t>.</w:t>
            </w:r>
          </w:p>
        </w:tc>
      </w:tr>
      <w:tr w:rsidR="00747A70" w:rsidRPr="00973D07" w14:paraId="7C16F055"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1B47DB" w14:textId="2610B249" w:rsidR="00747A70" w:rsidRPr="00973D07" w:rsidRDefault="00747A70" w:rsidP="00602186">
            <w:pPr>
              <w:textAlignment w:val="baseline"/>
              <w:rPr>
                <w:rFonts w:ascii="Calibri" w:hAnsi="Calibri" w:cs="Calibri"/>
                <w:b/>
                <w:bCs/>
                <w:sz w:val="22"/>
                <w:szCs w:val="22"/>
              </w:rPr>
            </w:pPr>
            <w:r w:rsidRPr="00973D07">
              <w:rPr>
                <w:rFonts w:ascii="Calibri" w:hAnsi="Calibri" w:cs="Calibri"/>
                <w:b/>
                <w:bCs/>
                <w:sz w:val="22"/>
                <w:szCs w:val="22"/>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A0562E" w14:textId="4C37EA46" w:rsidR="00747A70" w:rsidRPr="00973D07" w:rsidRDefault="00747A70" w:rsidP="00602186">
            <w:pPr>
              <w:textAlignment w:val="baseline"/>
              <w:rPr>
                <w:rFonts w:ascii="Calibri" w:hAnsi="Calibri" w:cs="Calibri"/>
                <w:sz w:val="22"/>
                <w:szCs w:val="22"/>
              </w:rPr>
            </w:pPr>
            <w:r w:rsidRPr="00973D07">
              <w:rPr>
                <w:rFonts w:ascii="Calibri" w:hAnsi="Calibri" w:cs="Calibri"/>
                <w:sz w:val="22"/>
                <w:szCs w:val="22"/>
              </w:rPr>
              <w:t>Oracle DB (PL/SQL, Stored Procedures), MongoDB</w:t>
            </w:r>
            <w:r w:rsidR="00A80E7D">
              <w:rPr>
                <w:rFonts w:ascii="Calibri" w:hAnsi="Calibri" w:cs="Calibri"/>
                <w:sz w:val="22"/>
                <w:szCs w:val="22"/>
              </w:rPr>
              <w:t>.</w:t>
            </w:r>
          </w:p>
        </w:tc>
      </w:tr>
      <w:tr w:rsidR="00747A70" w:rsidRPr="00973D07" w14:paraId="48FC40CB"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E1DBBC" w14:textId="2BAE419C" w:rsidR="00747A70" w:rsidRPr="00973D07" w:rsidRDefault="00747A70" w:rsidP="00602186">
            <w:pPr>
              <w:textAlignment w:val="baseline"/>
              <w:rPr>
                <w:rFonts w:ascii="Calibri" w:hAnsi="Calibri" w:cs="Calibri"/>
                <w:b/>
                <w:bCs/>
                <w:sz w:val="22"/>
                <w:szCs w:val="22"/>
              </w:rPr>
            </w:pPr>
            <w:r w:rsidRPr="00973D07">
              <w:rPr>
                <w:rFonts w:ascii="Calibri" w:hAnsi="Calibri" w:cs="Calibri"/>
                <w:b/>
                <w:bCs/>
                <w:sz w:val="22"/>
                <w:szCs w:val="22"/>
              </w:rPr>
              <w:t>Build &amp; Dependency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B76721" w14:textId="18235AEB" w:rsidR="00747A70" w:rsidRPr="00973D07" w:rsidRDefault="00747A70" w:rsidP="00602186">
            <w:pPr>
              <w:textAlignment w:val="baseline"/>
              <w:rPr>
                <w:rFonts w:ascii="Calibri" w:hAnsi="Calibri" w:cs="Calibri"/>
                <w:sz w:val="22"/>
                <w:szCs w:val="22"/>
              </w:rPr>
            </w:pPr>
            <w:r w:rsidRPr="00973D07">
              <w:rPr>
                <w:rFonts w:ascii="Calibri" w:hAnsi="Calibri" w:cs="Calibri"/>
                <w:sz w:val="22"/>
                <w:szCs w:val="22"/>
              </w:rPr>
              <w:t>Maven, ANT, Gradle</w:t>
            </w:r>
            <w:r w:rsidR="00A80E7D">
              <w:rPr>
                <w:rFonts w:ascii="Calibri" w:hAnsi="Calibri" w:cs="Calibri"/>
                <w:sz w:val="22"/>
                <w:szCs w:val="22"/>
              </w:rPr>
              <w:t>.</w:t>
            </w:r>
          </w:p>
        </w:tc>
      </w:tr>
      <w:tr w:rsidR="006F7B45" w:rsidRPr="00973D07" w14:paraId="23B4DEDA" w14:textId="77777777" w:rsidTr="00747A70">
        <w:trPr>
          <w:trHeight w:val="2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C45216" w14:textId="1CCF25BF" w:rsidR="006F7B45" w:rsidRPr="00973D07" w:rsidRDefault="006F7B45" w:rsidP="00B75D0A">
            <w:pPr>
              <w:textAlignment w:val="baseline"/>
              <w:rPr>
                <w:rFonts w:ascii="Calibri" w:hAnsi="Calibri" w:cs="Calibri"/>
                <w:b/>
                <w:bCs/>
                <w:sz w:val="22"/>
                <w:szCs w:val="22"/>
              </w:rPr>
            </w:pPr>
            <w:r w:rsidRPr="00973D07">
              <w:rPr>
                <w:rFonts w:ascii="Calibri" w:hAnsi="Calibri" w:cs="Calibri"/>
                <w:b/>
                <w:bCs/>
                <w:sz w:val="22"/>
                <w:szCs w:val="22"/>
              </w:rPr>
              <w:t>Cloud &amp; DevOps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8DF9CC" w14:textId="51E7DC10" w:rsidR="006F7B45" w:rsidRPr="00973D07" w:rsidRDefault="006F7B45" w:rsidP="006F7B45">
            <w:pPr>
              <w:textAlignment w:val="baseline"/>
              <w:rPr>
                <w:rFonts w:ascii="Calibri" w:hAnsi="Calibri" w:cs="Calibri"/>
                <w:sz w:val="22"/>
                <w:szCs w:val="22"/>
              </w:rPr>
            </w:pPr>
            <w:r w:rsidRPr="00973D07">
              <w:rPr>
                <w:rFonts w:ascii="Calibri" w:hAnsi="Calibri" w:cs="Calibri"/>
                <w:sz w:val="22"/>
                <w:szCs w:val="22"/>
              </w:rPr>
              <w:t xml:space="preserve">AWS (S3, Lambda, DynamoDB, CloudFormation, CloudFront, IAM, SNS, SQS, KMS, CloudWatch, CloudTrail, Kinesis Data Streams), </w:t>
            </w:r>
            <w:r w:rsidRPr="00973D07">
              <w:rPr>
                <w:rFonts w:ascii="Calibri" w:hAnsi="Calibri" w:cs="Calibri"/>
                <w:sz w:val="22"/>
                <w:szCs w:val="22"/>
              </w:rPr>
              <w:br/>
              <w:t>GCP (Compute Engine, App Engine, Kubernetes Engine), Kubernetes, Docker, Terraform, Terragrunt</w:t>
            </w:r>
            <w:r>
              <w:rPr>
                <w:rFonts w:ascii="Calibri" w:hAnsi="Calibri" w:cs="Calibri"/>
                <w:sz w:val="22"/>
                <w:szCs w:val="22"/>
              </w:rPr>
              <w:t xml:space="preserve">. </w:t>
            </w:r>
          </w:p>
        </w:tc>
      </w:tr>
      <w:tr w:rsidR="006F7B45" w:rsidRPr="00973D07" w14:paraId="2A635A16" w14:textId="77777777" w:rsidTr="00973D07">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7003A9" w14:textId="76FBC883" w:rsidR="006F7B45" w:rsidRPr="00973D07" w:rsidRDefault="006F7B45" w:rsidP="006F7B45">
            <w:pPr>
              <w:textAlignment w:val="baseline"/>
              <w:rPr>
                <w:rFonts w:ascii="Calibri" w:hAnsi="Calibri" w:cs="Calibri"/>
                <w:b/>
                <w:bCs/>
                <w:color w:val="000000"/>
                <w:sz w:val="22"/>
                <w:szCs w:val="22"/>
              </w:rPr>
            </w:pPr>
            <w:r w:rsidRPr="00973D07">
              <w:rPr>
                <w:rFonts w:ascii="Calibri" w:hAnsi="Calibri" w:cs="Calibri"/>
                <w:b/>
                <w:bCs/>
                <w:color w:val="000000"/>
                <w:sz w:val="22"/>
                <w:szCs w:val="22"/>
              </w:rPr>
              <w:t>Version Controls &amp; CI/CD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495C36" w14:textId="54EC7EE2" w:rsidR="006F7B45" w:rsidRPr="00973D07" w:rsidRDefault="006F7B45" w:rsidP="006F7B45">
            <w:pPr>
              <w:pStyle w:val="NormalWeb"/>
              <w:rPr>
                <w:rFonts w:ascii="Calibri" w:hAnsi="Calibri" w:cs="Calibri"/>
                <w:sz w:val="22"/>
                <w:szCs w:val="22"/>
              </w:rPr>
            </w:pPr>
            <w:r w:rsidRPr="00973D07">
              <w:rPr>
                <w:rFonts w:ascii="Calibri" w:hAnsi="Calibri" w:cs="Calibri"/>
                <w:sz w:val="22"/>
                <w:szCs w:val="22"/>
              </w:rPr>
              <w:t>GitHub, Jenkins, CI/CD Pipelines</w:t>
            </w:r>
            <w:r>
              <w:rPr>
                <w:rFonts w:ascii="Calibri" w:hAnsi="Calibri" w:cs="Calibri"/>
                <w:sz w:val="22"/>
                <w:szCs w:val="22"/>
              </w:rPr>
              <w:t>.</w:t>
            </w:r>
          </w:p>
        </w:tc>
      </w:tr>
      <w:tr w:rsidR="006F7B45" w:rsidRPr="00973D07" w14:paraId="3E90CD9D" w14:textId="77777777" w:rsidTr="00973D07">
        <w:trPr>
          <w:trHeight w:val="2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AF6D56" w14:textId="77777777" w:rsidR="006F7B45" w:rsidRPr="00973D07" w:rsidRDefault="006F7B45" w:rsidP="006F7B45">
            <w:pPr>
              <w:textAlignment w:val="baseline"/>
              <w:rPr>
                <w:rFonts w:ascii="Calibri" w:hAnsi="Calibri" w:cs="Calibri"/>
                <w:b/>
                <w:bCs/>
                <w:color w:val="000000"/>
                <w:sz w:val="22"/>
                <w:szCs w:val="22"/>
              </w:rPr>
            </w:pPr>
            <w:r w:rsidRPr="00973D07">
              <w:rPr>
                <w:rFonts w:ascii="Calibri" w:hAnsi="Calibri" w:cs="Calibri"/>
                <w:b/>
                <w:bCs/>
                <w:color w:val="000000"/>
                <w:sz w:val="22"/>
                <w:szCs w:val="22"/>
              </w:rPr>
              <w:t>Testing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0247FF" w14:textId="5005AEA5" w:rsidR="006F7B45" w:rsidRPr="00973D07" w:rsidRDefault="006F7B45" w:rsidP="006F7B45">
            <w:pPr>
              <w:textAlignment w:val="baseline"/>
              <w:rPr>
                <w:rFonts w:ascii="Calibri" w:hAnsi="Calibri" w:cs="Calibri"/>
                <w:color w:val="000000"/>
                <w:sz w:val="22"/>
                <w:szCs w:val="22"/>
              </w:rPr>
            </w:pPr>
            <w:r w:rsidRPr="00973D07">
              <w:rPr>
                <w:rFonts w:ascii="Calibri" w:hAnsi="Calibri" w:cs="Calibri"/>
                <w:sz w:val="22"/>
                <w:szCs w:val="22"/>
              </w:rPr>
              <w:t>JUnit, Mockito, Selenium</w:t>
            </w:r>
            <w:r>
              <w:rPr>
                <w:rFonts w:ascii="Calibri" w:hAnsi="Calibri" w:cs="Calibri"/>
                <w:sz w:val="22"/>
                <w:szCs w:val="22"/>
              </w:rPr>
              <w:t>.</w:t>
            </w:r>
          </w:p>
        </w:tc>
      </w:tr>
      <w:tr w:rsidR="006F7B45" w:rsidRPr="00973D07" w14:paraId="75E0DF78" w14:textId="77777777" w:rsidTr="00973D07">
        <w:trPr>
          <w:trHeight w:val="2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2CE0EB" w14:textId="29EE6456" w:rsidR="006F7B45" w:rsidRPr="00973D07" w:rsidRDefault="006F7B45" w:rsidP="006F7B45">
            <w:pPr>
              <w:textAlignment w:val="baseline"/>
              <w:rPr>
                <w:rFonts w:ascii="Calibri" w:hAnsi="Calibri" w:cs="Calibri"/>
                <w:b/>
                <w:bCs/>
                <w:color w:val="000000"/>
                <w:sz w:val="22"/>
                <w:szCs w:val="22"/>
              </w:rPr>
            </w:pPr>
            <w:r w:rsidRPr="00973D07">
              <w:rPr>
                <w:rFonts w:ascii="Calibri" w:hAnsi="Calibri" w:cs="Calibri"/>
                <w:b/>
                <w:bCs/>
                <w:color w:val="000000"/>
                <w:sz w:val="22"/>
                <w:szCs w:val="22"/>
              </w:rPr>
              <w:t>Logging Tools &amp;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BD6BE4" w14:textId="0509C66A" w:rsidR="006F7B45" w:rsidRPr="00973D07" w:rsidRDefault="006F7B45" w:rsidP="006F7B45">
            <w:pPr>
              <w:textAlignment w:val="baseline"/>
              <w:rPr>
                <w:rFonts w:ascii="Calibri" w:hAnsi="Calibri" w:cs="Calibri"/>
                <w:color w:val="000000"/>
                <w:sz w:val="22"/>
                <w:szCs w:val="22"/>
              </w:rPr>
            </w:pPr>
            <w:r w:rsidRPr="00973D07">
              <w:rPr>
                <w:rFonts w:ascii="Calibri" w:hAnsi="Calibri" w:cs="Calibri"/>
                <w:sz w:val="22"/>
                <w:szCs w:val="22"/>
              </w:rPr>
              <w:t>Log4j, JIRA, Quality Center</w:t>
            </w:r>
            <w:r>
              <w:rPr>
                <w:rFonts w:ascii="Calibri" w:hAnsi="Calibri" w:cs="Calibri"/>
                <w:sz w:val="22"/>
                <w:szCs w:val="22"/>
              </w:rPr>
              <w:t>.</w:t>
            </w:r>
          </w:p>
        </w:tc>
      </w:tr>
      <w:tr w:rsidR="006F7B45" w:rsidRPr="00973D07" w14:paraId="78797B01" w14:textId="77777777" w:rsidTr="00973D07">
        <w:trPr>
          <w:trHeight w:val="2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EF41D5" w14:textId="549EF2BF" w:rsidR="006F7B45" w:rsidRPr="006F7B45" w:rsidRDefault="006F7B45" w:rsidP="006F7B45">
            <w:pPr>
              <w:pStyle w:val="Heading4"/>
              <w:rPr>
                <w:rFonts w:ascii="Calibri" w:hAnsi="Calibri" w:cs="Calibri"/>
                <w:b/>
                <w:bCs/>
                <w:i w:val="0"/>
                <w:iCs w:val="0"/>
                <w:color w:val="000000" w:themeColor="text1"/>
                <w:kern w:val="2"/>
                <w:sz w:val="22"/>
                <w:szCs w:val="22"/>
                <w14:ligatures w14:val="standardContextual"/>
              </w:rPr>
            </w:pPr>
            <w:r w:rsidRPr="006F7B45">
              <w:rPr>
                <w:rFonts w:ascii="Calibri" w:hAnsi="Calibri" w:cs="Calibri"/>
                <w:b/>
                <w:bCs/>
                <w:i w:val="0"/>
                <w:iCs w:val="0"/>
                <w:color w:val="000000" w:themeColor="text1"/>
                <w:sz w:val="22"/>
                <w:szCs w:val="22"/>
              </w:rPr>
              <w:t>Software Development &amp; Methodologies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BD5BDA" w14:textId="1579B601" w:rsidR="006F7B45" w:rsidRPr="00973D07" w:rsidRDefault="006F7B45" w:rsidP="006F7B45">
            <w:pPr>
              <w:textAlignment w:val="baseline"/>
              <w:rPr>
                <w:rFonts w:ascii="Calibri" w:hAnsi="Calibri" w:cs="Calibri"/>
                <w:sz w:val="22"/>
                <w:szCs w:val="22"/>
              </w:rPr>
            </w:pPr>
            <w:r>
              <w:rPr>
                <w:rFonts w:ascii="Calibri" w:hAnsi="Calibri" w:cs="Calibri"/>
                <w:sz w:val="22"/>
                <w:szCs w:val="22"/>
              </w:rPr>
              <w:t>Agile (SCRUM), SDLC</w:t>
            </w:r>
            <w:r w:rsidR="00B75D0A">
              <w:rPr>
                <w:rFonts w:ascii="Calibri" w:hAnsi="Calibri" w:cs="Calibri"/>
                <w:sz w:val="22"/>
                <w:szCs w:val="22"/>
              </w:rPr>
              <w:t>.</w:t>
            </w:r>
          </w:p>
        </w:tc>
      </w:tr>
    </w:tbl>
    <w:p w14:paraId="1D64E6FE" w14:textId="77777777" w:rsidR="00F24937" w:rsidRDefault="00F24937" w:rsidP="00602186">
      <w:pPr>
        <w:pStyle w:val="NormalWeb"/>
        <w:spacing w:before="0" w:beforeAutospacing="0" w:after="0" w:afterAutospacing="0"/>
        <w:rPr>
          <w:b/>
          <w:bCs/>
          <w:color w:val="000000"/>
          <w:sz w:val="22"/>
          <w:szCs w:val="22"/>
        </w:rPr>
      </w:pPr>
    </w:p>
    <w:p w14:paraId="69D61091" w14:textId="108F5776" w:rsidR="00EC5516" w:rsidRPr="002A2776" w:rsidRDefault="00EC5516" w:rsidP="00602186">
      <w:pPr>
        <w:pStyle w:val="NormalWeb"/>
        <w:spacing w:before="0" w:beforeAutospacing="0" w:after="0" w:afterAutospacing="0"/>
        <w:rPr>
          <w:rFonts w:ascii="Calibri" w:hAnsi="Calibri" w:cs="Calibri"/>
          <w:b/>
          <w:bCs/>
          <w:color w:val="000000"/>
          <w:sz w:val="22"/>
          <w:szCs w:val="22"/>
          <w:u w:val="single"/>
        </w:rPr>
      </w:pPr>
      <w:r w:rsidRPr="002A2776">
        <w:rPr>
          <w:rFonts w:ascii="Calibri" w:hAnsi="Calibri" w:cs="Calibri"/>
          <w:b/>
          <w:bCs/>
          <w:color w:val="000000"/>
          <w:sz w:val="22"/>
          <w:szCs w:val="22"/>
          <w:u w:val="single"/>
        </w:rPr>
        <w:t>PROFESSIONAL EXPERIENCE:</w:t>
      </w:r>
    </w:p>
    <w:p w14:paraId="54466A6F" w14:textId="77777777" w:rsidR="00EC5516" w:rsidRPr="00747A70" w:rsidRDefault="00EC5516" w:rsidP="00602186">
      <w:pPr>
        <w:pStyle w:val="NormalWeb"/>
        <w:spacing w:before="0" w:beforeAutospacing="0" w:after="0" w:afterAutospacing="0"/>
        <w:rPr>
          <w:rFonts w:ascii="Calibri" w:hAnsi="Calibri" w:cs="Calibri"/>
          <w:b/>
          <w:bCs/>
          <w:color w:val="000000"/>
          <w:sz w:val="22"/>
          <w:szCs w:val="22"/>
        </w:rPr>
      </w:pPr>
    </w:p>
    <w:p w14:paraId="2C6E0369" w14:textId="3E00B2AC" w:rsidR="00EC5516" w:rsidRPr="00747A70" w:rsidRDefault="002A2776" w:rsidP="00602186">
      <w:pPr>
        <w:pStyle w:val="NormalWeb"/>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Bank of West, Omaha, NE</w:t>
      </w:r>
      <w:r w:rsidR="00602186">
        <w:rPr>
          <w:rFonts w:ascii="Calibri" w:hAnsi="Calibri" w:cs="Calibri"/>
          <w:b/>
          <w:bCs/>
          <w:color w:val="000000"/>
          <w:sz w:val="22"/>
          <w:szCs w:val="22"/>
        </w:rPr>
        <w:t>.</w:t>
      </w:r>
      <w:r>
        <w:rPr>
          <w:rFonts w:ascii="Calibri" w:hAnsi="Calibri" w:cs="Calibri"/>
          <w:b/>
          <w:bCs/>
          <w:color w:val="000000"/>
          <w:sz w:val="22"/>
          <w:szCs w:val="22"/>
        </w:rPr>
        <w:tab/>
      </w:r>
      <w:r>
        <w:rPr>
          <w:rFonts w:ascii="Calibri" w:hAnsi="Calibri" w:cs="Calibri"/>
          <w:b/>
          <w:bCs/>
          <w:color w:val="000000"/>
          <w:sz w:val="22"/>
          <w:szCs w:val="22"/>
        </w:rPr>
        <w:tab/>
      </w:r>
      <w:r>
        <w:rPr>
          <w:rFonts w:ascii="Calibri" w:hAnsi="Calibri" w:cs="Calibri"/>
          <w:b/>
          <w:bCs/>
          <w:color w:val="000000"/>
          <w:sz w:val="22"/>
          <w:szCs w:val="22"/>
        </w:rPr>
        <w:tab/>
      </w:r>
      <w:r>
        <w:rPr>
          <w:rFonts w:ascii="Calibri" w:hAnsi="Calibri" w:cs="Calibri"/>
          <w:b/>
          <w:bCs/>
          <w:color w:val="000000"/>
          <w:sz w:val="22"/>
          <w:szCs w:val="22"/>
        </w:rPr>
        <w:tab/>
      </w:r>
      <w:r>
        <w:rPr>
          <w:rFonts w:ascii="Calibri" w:hAnsi="Calibri" w:cs="Calibri"/>
          <w:b/>
          <w:bCs/>
          <w:color w:val="000000"/>
          <w:sz w:val="22"/>
          <w:szCs w:val="22"/>
        </w:rPr>
        <w:tab/>
      </w:r>
      <w:r>
        <w:rPr>
          <w:rFonts w:ascii="Calibri" w:hAnsi="Calibri" w:cs="Calibri"/>
          <w:b/>
          <w:bCs/>
          <w:color w:val="000000"/>
          <w:sz w:val="22"/>
          <w:szCs w:val="22"/>
        </w:rPr>
        <w:tab/>
        <w:t xml:space="preserve">        </w:t>
      </w:r>
      <w:r w:rsidRPr="00747A70">
        <w:rPr>
          <w:rFonts w:ascii="Calibri" w:hAnsi="Calibri" w:cs="Calibri"/>
          <w:b/>
          <w:bCs/>
          <w:color w:val="000000"/>
          <w:sz w:val="22"/>
          <w:szCs w:val="22"/>
        </w:rPr>
        <w:t>September 202</w:t>
      </w:r>
      <w:r>
        <w:rPr>
          <w:rFonts w:ascii="Calibri" w:hAnsi="Calibri" w:cs="Calibri"/>
          <w:b/>
          <w:bCs/>
          <w:color w:val="000000"/>
          <w:sz w:val="22"/>
          <w:szCs w:val="22"/>
        </w:rPr>
        <w:t>2</w:t>
      </w:r>
      <w:r w:rsidRPr="00747A70">
        <w:rPr>
          <w:rFonts w:ascii="Calibri" w:hAnsi="Calibri" w:cs="Calibri"/>
          <w:b/>
          <w:bCs/>
          <w:color w:val="000000"/>
          <w:sz w:val="22"/>
          <w:szCs w:val="22"/>
        </w:rPr>
        <w:t xml:space="preserve"> </w:t>
      </w:r>
      <w:r>
        <w:rPr>
          <w:rFonts w:ascii="Calibri" w:hAnsi="Calibri" w:cs="Calibri"/>
          <w:b/>
          <w:bCs/>
          <w:color w:val="000000"/>
          <w:sz w:val="22"/>
          <w:szCs w:val="22"/>
        </w:rPr>
        <w:t>–</w:t>
      </w:r>
      <w:r w:rsidRPr="00747A70">
        <w:rPr>
          <w:rFonts w:ascii="Calibri" w:hAnsi="Calibri" w:cs="Calibri"/>
          <w:b/>
          <w:bCs/>
          <w:color w:val="000000"/>
          <w:sz w:val="22"/>
          <w:szCs w:val="22"/>
        </w:rPr>
        <w:t xml:space="preserve"> Present</w:t>
      </w:r>
    </w:p>
    <w:p w14:paraId="138599E1" w14:textId="5A1EE980" w:rsidR="00EC5516" w:rsidRPr="00747A70" w:rsidRDefault="00602186" w:rsidP="00602186">
      <w:pPr>
        <w:pStyle w:val="NormalWeb"/>
        <w:spacing w:before="0" w:beforeAutospacing="0" w:after="0" w:afterAutospacing="0"/>
        <w:rPr>
          <w:rFonts w:ascii="Calibri" w:hAnsi="Calibri" w:cs="Calibri"/>
          <w:b/>
          <w:bCs/>
          <w:sz w:val="22"/>
          <w:szCs w:val="22"/>
        </w:rPr>
      </w:pPr>
      <w:r>
        <w:rPr>
          <w:rFonts w:ascii="Calibri" w:hAnsi="Calibri" w:cs="Calibri"/>
          <w:b/>
          <w:bCs/>
          <w:color w:val="000000"/>
          <w:sz w:val="22"/>
          <w:szCs w:val="22"/>
        </w:rPr>
        <w:t>Full Stack Java Developer.</w:t>
      </w:r>
      <w:r w:rsidR="00EC5516" w:rsidRPr="00747A70">
        <w:rPr>
          <w:rFonts w:ascii="Calibri" w:hAnsi="Calibri" w:cs="Calibri"/>
          <w:b/>
          <w:bCs/>
          <w:color w:val="000000"/>
          <w:sz w:val="22"/>
          <w:szCs w:val="22"/>
        </w:rPr>
        <w:t xml:space="preserve">                                                           </w:t>
      </w:r>
      <w:r>
        <w:rPr>
          <w:rFonts w:ascii="Calibri" w:hAnsi="Calibri" w:cs="Calibri"/>
          <w:b/>
          <w:bCs/>
          <w:color w:val="000000"/>
          <w:sz w:val="22"/>
          <w:szCs w:val="22"/>
        </w:rPr>
        <w:tab/>
      </w:r>
      <w:r>
        <w:rPr>
          <w:rFonts w:ascii="Calibri" w:hAnsi="Calibri" w:cs="Calibri"/>
          <w:b/>
          <w:bCs/>
          <w:color w:val="000000"/>
          <w:sz w:val="22"/>
          <w:szCs w:val="22"/>
        </w:rPr>
        <w:tab/>
      </w:r>
      <w:r w:rsidR="00EC5516" w:rsidRPr="00747A70">
        <w:rPr>
          <w:rFonts w:ascii="Calibri" w:hAnsi="Calibri" w:cs="Calibri"/>
          <w:b/>
          <w:bCs/>
          <w:color w:val="000000"/>
          <w:sz w:val="22"/>
          <w:szCs w:val="22"/>
        </w:rPr>
        <w:t xml:space="preserve"> </w:t>
      </w:r>
    </w:p>
    <w:p w14:paraId="7E5FF09C" w14:textId="67EE3900" w:rsidR="00EC5516" w:rsidRDefault="00EC5516" w:rsidP="00602186">
      <w:pPr>
        <w:pStyle w:val="NormalWeb"/>
        <w:spacing w:before="0" w:beforeAutospacing="0" w:after="0" w:afterAutospacing="0"/>
        <w:rPr>
          <w:rFonts w:ascii="Calibri" w:hAnsi="Calibri" w:cs="Calibri"/>
          <w:b/>
          <w:bCs/>
          <w:color w:val="000000"/>
          <w:sz w:val="22"/>
          <w:szCs w:val="22"/>
          <w:u w:val="single"/>
        </w:rPr>
      </w:pPr>
      <w:r w:rsidRPr="00602186">
        <w:rPr>
          <w:rFonts w:ascii="Calibri" w:hAnsi="Calibri" w:cs="Calibri"/>
          <w:b/>
          <w:bCs/>
          <w:color w:val="000000"/>
          <w:sz w:val="22"/>
          <w:szCs w:val="22"/>
          <w:u w:val="single"/>
        </w:rPr>
        <w:t>Responsibilities:</w:t>
      </w:r>
    </w:p>
    <w:p w14:paraId="596A5F11" w14:textId="77777777" w:rsidR="00602186" w:rsidRDefault="00602186" w:rsidP="00602186">
      <w:pPr>
        <w:pStyle w:val="NormalWeb"/>
        <w:spacing w:before="0" w:beforeAutospacing="0" w:after="0" w:afterAutospacing="0"/>
        <w:rPr>
          <w:rFonts w:ascii="Calibri" w:hAnsi="Calibri" w:cs="Calibri"/>
          <w:b/>
          <w:bCs/>
          <w:color w:val="000000"/>
          <w:sz w:val="22"/>
          <w:szCs w:val="22"/>
          <w:u w:val="single"/>
        </w:rPr>
      </w:pPr>
    </w:p>
    <w:p w14:paraId="2DF7BB7B" w14:textId="7716707B" w:rsidR="008059CE" w:rsidRPr="008059CE" w:rsidRDefault="008059CE" w:rsidP="008059CE">
      <w:pPr>
        <w:pStyle w:val="NormalWeb"/>
        <w:numPr>
          <w:ilvl w:val="0"/>
          <w:numId w:val="17"/>
        </w:numPr>
        <w:spacing w:before="0" w:beforeAutospacing="0" w:after="0" w:afterAutospacing="0"/>
        <w:rPr>
          <w:rFonts w:ascii="Calibri" w:hAnsi="Calibri" w:cs="Calibri"/>
          <w:sz w:val="22"/>
          <w:szCs w:val="22"/>
        </w:rPr>
      </w:pPr>
      <w:r w:rsidRPr="008059CE">
        <w:rPr>
          <w:rFonts w:ascii="Calibri" w:hAnsi="Calibri" w:cs="Calibri"/>
          <w:sz w:val="22"/>
          <w:szCs w:val="22"/>
        </w:rPr>
        <w:t>Experienced in Core Java and J2EE development, working with Collections Framework, Multithreading, Exception Handling, and JDBC, along with developing RESTful APIs and Microservices using Spring Boot for scalable backend applications.</w:t>
      </w:r>
    </w:p>
    <w:p w14:paraId="19DF392D" w14:textId="21782A96" w:rsidR="008059CE" w:rsidRPr="008059CE" w:rsidRDefault="008059CE" w:rsidP="008059CE">
      <w:pPr>
        <w:pStyle w:val="ListParagraph"/>
        <w:numPr>
          <w:ilvl w:val="0"/>
          <w:numId w:val="16"/>
        </w:numPr>
        <w:autoSpaceDE w:val="0"/>
        <w:autoSpaceDN w:val="0"/>
        <w:adjustRightInd w:val="0"/>
        <w:rPr>
          <w:rFonts w:ascii="Calibri" w:eastAsiaTheme="minorHAnsi" w:hAnsi="Calibri" w:cs="Calibri"/>
          <w:color w:val="000000"/>
          <w:sz w:val="22"/>
          <w:szCs w:val="22"/>
        </w:rPr>
      </w:pPr>
      <w:r w:rsidRPr="008059CE">
        <w:rPr>
          <w:rFonts w:ascii="Calibri" w:eastAsiaTheme="minorHAnsi" w:hAnsi="Calibri" w:cs="Calibri"/>
          <w:color w:val="000000"/>
          <w:sz w:val="22"/>
          <w:szCs w:val="22"/>
        </w:rPr>
        <w:t>Developed server-side utilities using J2EE technologies such as Servlets, JSP, and JDBC, facilitating efficient data processing and retrieval.</w:t>
      </w:r>
    </w:p>
    <w:p w14:paraId="29C2B6C6" w14:textId="1F637CDB" w:rsidR="008059CE" w:rsidRPr="00B75D0A" w:rsidRDefault="008059CE" w:rsidP="008059CE">
      <w:pPr>
        <w:pStyle w:val="NormalWeb"/>
        <w:numPr>
          <w:ilvl w:val="0"/>
          <w:numId w:val="16"/>
        </w:numPr>
        <w:spacing w:before="0" w:beforeAutospacing="0" w:after="0" w:afterAutospacing="0"/>
        <w:rPr>
          <w:rFonts w:ascii="Calibri" w:hAnsi="Calibri" w:cs="Calibri"/>
          <w:b/>
          <w:bCs/>
          <w:color w:val="000000"/>
          <w:sz w:val="22"/>
          <w:szCs w:val="22"/>
          <w:u w:val="single"/>
        </w:rPr>
      </w:pPr>
      <w:r w:rsidRPr="008059CE">
        <w:rPr>
          <w:rFonts w:ascii="Calibri" w:eastAsiaTheme="minorHAnsi" w:hAnsi="Calibri" w:cs="Calibri"/>
          <w:color w:val="000000"/>
          <w:sz w:val="22"/>
          <w:szCs w:val="22"/>
          <w14:ligatures w14:val="standardContextual"/>
        </w:rPr>
        <w:t>Designed and developed user interfaces using Spring MVC, JSP, JSTL, JavaScript, Ajax, Bootstrap, HTML5, and CSS3, with the backend layer implemented using the Spring framework, Hibernate, and XML, utilizing Eclipse IDE.</w:t>
      </w:r>
    </w:p>
    <w:p w14:paraId="71BD90D2" w14:textId="5E484486" w:rsidR="00B75D0A" w:rsidRPr="00B75D0A" w:rsidRDefault="00B75D0A" w:rsidP="00B75D0A">
      <w:pPr>
        <w:pStyle w:val="Body"/>
        <w:numPr>
          <w:ilvl w:val="0"/>
          <w:numId w:val="16"/>
        </w:numPr>
        <w:tabs>
          <w:tab w:val="left" w:pos="800"/>
        </w:tabs>
        <w:spacing w:after="0" w:line="240" w:lineRule="auto"/>
        <w:jc w:val="both"/>
        <w:rPr>
          <w:rFonts w:ascii="Cambria" w:hAnsi="Cambria" w:cs="Arial"/>
          <w:color w:val="0D0D0D" w:themeColor="text1" w:themeTint="F2"/>
          <w:sz w:val="20"/>
          <w:szCs w:val="20"/>
        </w:rPr>
      </w:pPr>
      <w:r w:rsidRPr="00AE197C">
        <w:rPr>
          <w:rFonts w:cs="Calibri"/>
          <w:color w:val="0D0D0D" w:themeColor="text1" w:themeTint="F2"/>
        </w:rPr>
        <w:t xml:space="preserve">Developed and designed SPA user interfaces in Angular JS, </w:t>
      </w:r>
      <w:r w:rsidRPr="00AE197C">
        <w:rPr>
          <w:rFonts w:cs="Calibri"/>
          <w:color w:val="0D0D0D" w:themeColor="text1" w:themeTint="F2"/>
          <w:lang w:val="pt-PT"/>
        </w:rPr>
        <w:t xml:space="preserve">Angular </w:t>
      </w:r>
      <w:r>
        <w:rPr>
          <w:rFonts w:cs="Calibri"/>
          <w:color w:val="0D0D0D" w:themeColor="text1" w:themeTint="F2"/>
          <w:lang w:val="pt-PT"/>
        </w:rPr>
        <w:t>17</w:t>
      </w:r>
      <w:r w:rsidRPr="00AE197C">
        <w:rPr>
          <w:rFonts w:cs="Calibri"/>
          <w:color w:val="0D0D0D" w:themeColor="text1" w:themeTint="F2"/>
          <w:lang w:val="pt-PT"/>
        </w:rPr>
        <w:t>, React and Node</w:t>
      </w:r>
      <w:r w:rsidRPr="00D57A75">
        <w:rPr>
          <w:rFonts w:ascii="Cambria" w:hAnsi="Cambria" w:cs="Arial"/>
          <w:color w:val="0D0D0D" w:themeColor="text1" w:themeTint="F2"/>
          <w:sz w:val="20"/>
          <w:szCs w:val="20"/>
          <w:lang w:val="pt-PT"/>
        </w:rPr>
        <w:t>.</w:t>
      </w:r>
    </w:p>
    <w:p w14:paraId="1896B067" w14:textId="77777777" w:rsidR="008059CE" w:rsidRDefault="008059CE" w:rsidP="008059CE">
      <w:pPr>
        <w:pStyle w:val="ListParagraph"/>
        <w:numPr>
          <w:ilvl w:val="0"/>
          <w:numId w:val="12"/>
        </w:numPr>
        <w:rPr>
          <w:rFonts w:ascii="Calibri" w:hAnsi="Calibri" w:cs="Calibri"/>
          <w:sz w:val="22"/>
          <w:szCs w:val="22"/>
        </w:rPr>
      </w:pPr>
      <w:r w:rsidRPr="006F7B45">
        <w:rPr>
          <w:rFonts w:ascii="Calibri" w:hAnsi="Calibri" w:cs="Calibri"/>
          <w:sz w:val="22"/>
          <w:szCs w:val="22"/>
        </w:rPr>
        <w:t>Utilized React JS for creating interactive UI using One-way data flow, Virtual DOM, JSX, and React concepts, updating versions of React and React-Router, and creating API Documents.</w:t>
      </w:r>
    </w:p>
    <w:p w14:paraId="7A39414B" w14:textId="4D01CF97" w:rsidR="000A5701" w:rsidRPr="006F7B45" w:rsidRDefault="000A5701" w:rsidP="006F7B45">
      <w:pPr>
        <w:pStyle w:val="ListParagraph"/>
        <w:numPr>
          <w:ilvl w:val="0"/>
          <w:numId w:val="12"/>
        </w:numPr>
        <w:rPr>
          <w:rFonts w:ascii="Calibri" w:hAnsi="Calibri" w:cs="Calibri"/>
          <w:sz w:val="22"/>
          <w:szCs w:val="22"/>
        </w:rPr>
      </w:pPr>
      <w:r w:rsidRPr="006F7B45">
        <w:rPr>
          <w:rFonts w:ascii="Calibri" w:hAnsi="Calibri" w:cs="Calibri"/>
          <w:sz w:val="22"/>
          <w:szCs w:val="22"/>
        </w:rPr>
        <w:t>Developed RESTful APIs, implementing HTTP POST and GET methods, handling errors with appropriate HTTP status codes, and testing with Postman API.</w:t>
      </w:r>
    </w:p>
    <w:p w14:paraId="393BB1BB" w14:textId="1F22D6BD" w:rsidR="000A5701" w:rsidRPr="006F7B45" w:rsidRDefault="000A5701" w:rsidP="006F7B45">
      <w:pPr>
        <w:pStyle w:val="NormalWeb"/>
        <w:numPr>
          <w:ilvl w:val="0"/>
          <w:numId w:val="12"/>
        </w:numPr>
        <w:spacing w:before="0" w:beforeAutospacing="0" w:after="0" w:afterAutospacing="0"/>
        <w:jc w:val="both"/>
        <w:rPr>
          <w:rFonts w:ascii="Calibri" w:hAnsi="Calibri" w:cs="Calibri"/>
          <w:sz w:val="22"/>
          <w:szCs w:val="22"/>
        </w:rPr>
      </w:pPr>
      <w:r w:rsidRPr="006F7B45">
        <w:rPr>
          <w:rFonts w:ascii="Calibri" w:hAnsi="Calibri" w:cs="Calibri"/>
          <w:sz w:val="22"/>
          <w:szCs w:val="22"/>
        </w:rPr>
        <w:t>Exposed REST APIs using the @RestController annotation in Spring, which exposes JSON data for consumption.</w:t>
      </w:r>
    </w:p>
    <w:p w14:paraId="17865169" w14:textId="293813E5" w:rsidR="000A5701" w:rsidRPr="006F7B45" w:rsidRDefault="000A5701" w:rsidP="006F7B45">
      <w:pPr>
        <w:pStyle w:val="ListParagraph"/>
        <w:numPr>
          <w:ilvl w:val="0"/>
          <w:numId w:val="12"/>
        </w:numPr>
        <w:rPr>
          <w:rFonts w:ascii="Calibri" w:hAnsi="Calibri" w:cs="Calibri"/>
          <w:sz w:val="22"/>
          <w:szCs w:val="22"/>
        </w:rPr>
      </w:pPr>
      <w:r w:rsidRPr="006F7B45">
        <w:rPr>
          <w:rFonts w:ascii="Calibri" w:hAnsi="Calibri" w:cs="Calibri"/>
          <w:sz w:val="22"/>
          <w:szCs w:val="22"/>
        </w:rPr>
        <w:t>Developed applications on the Spring framework by utilizing its features like Spring Boot, Spring Dependency Injection, Spring Beans, Spring Security, Spring JPA, and Spring Web Flow using MVC.</w:t>
      </w:r>
    </w:p>
    <w:p w14:paraId="16EDF653" w14:textId="1DEF12E4" w:rsidR="000A5701" w:rsidRPr="006F7B45" w:rsidRDefault="000A5701" w:rsidP="006F7B45">
      <w:pPr>
        <w:pStyle w:val="ListParagraph"/>
        <w:numPr>
          <w:ilvl w:val="0"/>
          <w:numId w:val="12"/>
        </w:numPr>
        <w:rPr>
          <w:rFonts w:ascii="Calibri" w:hAnsi="Calibri" w:cs="Calibri"/>
          <w:sz w:val="22"/>
          <w:szCs w:val="22"/>
        </w:rPr>
      </w:pPr>
      <w:r w:rsidRPr="006F7B45">
        <w:rPr>
          <w:rFonts w:ascii="Calibri" w:hAnsi="Calibri" w:cs="Calibri"/>
          <w:sz w:val="22"/>
          <w:szCs w:val="22"/>
        </w:rPr>
        <w:t>Designed the system based on the Spring MVC Model architecture, developing business logic layers using Spring Dependency Injection.</w:t>
      </w:r>
    </w:p>
    <w:p w14:paraId="652E5844" w14:textId="4250A3F7" w:rsidR="000A5701" w:rsidRPr="006F7B45" w:rsidRDefault="000A5701" w:rsidP="006F7B45">
      <w:pPr>
        <w:pStyle w:val="ListParagraph"/>
        <w:numPr>
          <w:ilvl w:val="0"/>
          <w:numId w:val="12"/>
        </w:numPr>
        <w:rPr>
          <w:rFonts w:ascii="Calibri" w:hAnsi="Calibri" w:cs="Calibri"/>
          <w:sz w:val="22"/>
          <w:szCs w:val="22"/>
        </w:rPr>
      </w:pPr>
      <w:r w:rsidRPr="006F7B45">
        <w:rPr>
          <w:rFonts w:ascii="Calibri" w:hAnsi="Calibri" w:cs="Calibri"/>
          <w:sz w:val="22"/>
          <w:szCs w:val="22"/>
        </w:rPr>
        <w:t>Experience with AWS technologies such as S3, Lambda, DynamoDB, CloudFormation, CloudFront, IAM, SNS, SQS, KMS, CloudWatch, and CloudTrail.</w:t>
      </w:r>
    </w:p>
    <w:p w14:paraId="1591209D" w14:textId="118FF952" w:rsidR="000A5701" w:rsidRPr="006F7B45" w:rsidRDefault="000A5701" w:rsidP="006F7B45">
      <w:pPr>
        <w:pStyle w:val="NormalWeb"/>
        <w:numPr>
          <w:ilvl w:val="0"/>
          <w:numId w:val="12"/>
        </w:numPr>
        <w:spacing w:before="0" w:beforeAutospacing="0" w:after="0" w:afterAutospacing="0"/>
        <w:jc w:val="both"/>
        <w:rPr>
          <w:rFonts w:ascii="Calibri" w:hAnsi="Calibri" w:cs="Calibri"/>
          <w:sz w:val="22"/>
          <w:szCs w:val="22"/>
        </w:rPr>
      </w:pPr>
      <w:r w:rsidRPr="006F7B45">
        <w:rPr>
          <w:rFonts w:ascii="Calibri" w:hAnsi="Calibri" w:cs="Calibri"/>
          <w:sz w:val="22"/>
          <w:szCs w:val="22"/>
        </w:rPr>
        <w:t>Developed CI/CD system with Jenkins on Kubernetes environment, utilized Kubernetes and Docker for runtime environment for CI/CD system to build, test, and deploy.</w:t>
      </w:r>
    </w:p>
    <w:p w14:paraId="10C1B704" w14:textId="5B5C6932" w:rsidR="000A5701" w:rsidRPr="006F7B45" w:rsidRDefault="000A5701" w:rsidP="006F7B45">
      <w:pPr>
        <w:pStyle w:val="ListParagraph"/>
        <w:numPr>
          <w:ilvl w:val="0"/>
          <w:numId w:val="12"/>
        </w:numPr>
        <w:rPr>
          <w:rFonts w:ascii="Calibri" w:hAnsi="Calibri" w:cs="Calibri"/>
          <w:sz w:val="22"/>
          <w:szCs w:val="22"/>
        </w:rPr>
      </w:pPr>
      <w:r w:rsidRPr="006F7B45">
        <w:rPr>
          <w:rFonts w:ascii="Calibri" w:hAnsi="Calibri" w:cs="Calibri"/>
          <w:sz w:val="22"/>
          <w:szCs w:val="22"/>
        </w:rPr>
        <w:lastRenderedPageBreak/>
        <w:t>Designed and reviewed the test scenarios and scripts for given functional requirements and automated test cases in Selenium.</w:t>
      </w:r>
    </w:p>
    <w:p w14:paraId="18F24346" w14:textId="5FE3FB89" w:rsidR="000A5701" w:rsidRPr="006F7B45" w:rsidRDefault="000A5701" w:rsidP="006F7B45">
      <w:pPr>
        <w:pStyle w:val="NormalWeb"/>
        <w:numPr>
          <w:ilvl w:val="0"/>
          <w:numId w:val="12"/>
        </w:numPr>
        <w:spacing w:before="0" w:beforeAutospacing="0" w:after="0" w:afterAutospacing="0"/>
        <w:jc w:val="both"/>
        <w:rPr>
          <w:rFonts w:ascii="Calibri" w:hAnsi="Calibri" w:cs="Calibri"/>
          <w:sz w:val="22"/>
          <w:szCs w:val="22"/>
        </w:rPr>
      </w:pPr>
      <w:r w:rsidRPr="006F7B45">
        <w:rPr>
          <w:rFonts w:ascii="Calibri" w:hAnsi="Calibri" w:cs="Calibri"/>
          <w:sz w:val="22"/>
          <w:szCs w:val="22"/>
        </w:rPr>
        <w:t>Possess excellent skills in manual and automated testing, writing and executing test cases, and tracking defects using Quality Center.</w:t>
      </w:r>
    </w:p>
    <w:p w14:paraId="29888B95" w14:textId="4835A9EF" w:rsidR="000A5701" w:rsidRPr="006F7B45" w:rsidRDefault="000A5701" w:rsidP="006F7B45">
      <w:pPr>
        <w:pStyle w:val="ListParagraph"/>
        <w:numPr>
          <w:ilvl w:val="0"/>
          <w:numId w:val="12"/>
        </w:numPr>
        <w:rPr>
          <w:rFonts w:ascii="Calibri" w:hAnsi="Calibri" w:cs="Calibri"/>
          <w:sz w:val="22"/>
          <w:szCs w:val="22"/>
        </w:rPr>
      </w:pPr>
      <w:r w:rsidRPr="006F7B45">
        <w:rPr>
          <w:rFonts w:ascii="Calibri" w:hAnsi="Calibri" w:cs="Calibri"/>
          <w:sz w:val="22"/>
          <w:szCs w:val="22"/>
        </w:rPr>
        <w:t>Orchestrated the Software Development Life Cycle (SDLC) encompassing requirements gathering, analysis, design, development, and testing, employing Agile Methodology for streamlined project execution.</w:t>
      </w:r>
    </w:p>
    <w:p w14:paraId="41ECE173" w14:textId="77777777" w:rsidR="00AE197C" w:rsidRPr="00AE197C" w:rsidRDefault="000A5701" w:rsidP="000C3951">
      <w:pPr>
        <w:pStyle w:val="NormalWeb"/>
        <w:numPr>
          <w:ilvl w:val="0"/>
          <w:numId w:val="12"/>
        </w:numPr>
        <w:spacing w:before="0" w:beforeAutospacing="0" w:after="0" w:afterAutospacing="0"/>
        <w:jc w:val="both"/>
        <w:rPr>
          <w:b/>
          <w:bCs/>
          <w:color w:val="000000"/>
          <w:sz w:val="22"/>
          <w:szCs w:val="22"/>
        </w:rPr>
      </w:pPr>
      <w:r w:rsidRPr="00AE197C">
        <w:rPr>
          <w:rFonts w:ascii="Calibri" w:hAnsi="Calibri" w:cs="Calibri"/>
          <w:sz w:val="22"/>
          <w:szCs w:val="22"/>
        </w:rPr>
        <w:t>Involved in Requirements Gathering, Analysis, Design, Development, and Testing of applications using AGILE methodology (SCRUM).</w:t>
      </w:r>
    </w:p>
    <w:p w14:paraId="50984A7E" w14:textId="2A982E03" w:rsidR="00EC5516" w:rsidRPr="00AE197C" w:rsidRDefault="00EC5516" w:rsidP="00AE197C">
      <w:pPr>
        <w:pStyle w:val="NormalWeb"/>
        <w:spacing w:before="0" w:beforeAutospacing="0" w:after="0" w:afterAutospacing="0"/>
        <w:ind w:left="360"/>
        <w:jc w:val="both"/>
        <w:rPr>
          <w:b/>
          <w:bCs/>
          <w:color w:val="000000"/>
          <w:sz w:val="22"/>
          <w:szCs w:val="22"/>
        </w:rPr>
      </w:pPr>
    </w:p>
    <w:p w14:paraId="7D6EAB8C" w14:textId="03E40472" w:rsidR="00EC5516" w:rsidRPr="00747A70" w:rsidRDefault="002A2776" w:rsidP="00602186">
      <w:pPr>
        <w:pStyle w:val="NormalWeb"/>
        <w:spacing w:before="0" w:beforeAutospacing="0" w:after="0" w:afterAutospacing="0"/>
        <w:rPr>
          <w:rFonts w:ascii="Calibri" w:hAnsi="Calibri" w:cs="Calibri"/>
          <w:b/>
          <w:bCs/>
          <w:sz w:val="22"/>
          <w:szCs w:val="22"/>
        </w:rPr>
      </w:pPr>
      <w:r>
        <w:rPr>
          <w:rFonts w:ascii="Calibri" w:hAnsi="Calibri" w:cs="Calibri"/>
          <w:b/>
          <w:bCs/>
          <w:color w:val="333333"/>
          <w:sz w:val="22"/>
          <w:szCs w:val="22"/>
          <w:shd w:val="clear" w:color="auto" w:fill="FFFFFF"/>
        </w:rPr>
        <w:t>McKesson</w:t>
      </w:r>
      <w:r w:rsidR="00EC5516" w:rsidRPr="00747A70">
        <w:rPr>
          <w:rFonts w:ascii="Calibri" w:hAnsi="Calibri" w:cs="Calibri"/>
          <w:b/>
          <w:bCs/>
          <w:color w:val="333333"/>
          <w:sz w:val="22"/>
          <w:szCs w:val="22"/>
          <w:shd w:val="clear" w:color="auto" w:fill="FFFFFF"/>
        </w:rPr>
        <w:t xml:space="preserve">, </w:t>
      </w:r>
      <w:r>
        <w:rPr>
          <w:rFonts w:ascii="Calibri" w:hAnsi="Calibri" w:cs="Calibri"/>
          <w:b/>
          <w:bCs/>
          <w:color w:val="333333"/>
          <w:sz w:val="22"/>
          <w:szCs w:val="22"/>
          <w:shd w:val="clear" w:color="auto" w:fill="FFFFFF"/>
        </w:rPr>
        <w:t>Irving</w:t>
      </w:r>
      <w:r w:rsidR="00EC5516" w:rsidRPr="00747A70">
        <w:rPr>
          <w:rFonts w:ascii="Calibri" w:hAnsi="Calibri" w:cs="Calibri"/>
          <w:b/>
          <w:bCs/>
          <w:color w:val="000000"/>
          <w:sz w:val="22"/>
          <w:szCs w:val="22"/>
          <w:shd w:val="clear" w:color="auto" w:fill="FFFFFF"/>
        </w:rPr>
        <w:t>,</w:t>
      </w:r>
      <w:r w:rsidR="00602186">
        <w:rPr>
          <w:rFonts w:ascii="Calibri" w:hAnsi="Calibri" w:cs="Calibri"/>
          <w:b/>
          <w:bCs/>
          <w:color w:val="000000"/>
          <w:sz w:val="22"/>
          <w:szCs w:val="22"/>
          <w:shd w:val="clear" w:color="auto" w:fill="FFFFFF"/>
        </w:rPr>
        <w:t xml:space="preserve"> </w:t>
      </w:r>
      <w:r w:rsidR="00EC5516" w:rsidRPr="00747A70">
        <w:rPr>
          <w:rFonts w:ascii="Calibri" w:hAnsi="Calibri" w:cs="Calibri"/>
          <w:b/>
          <w:bCs/>
          <w:color w:val="000000"/>
          <w:sz w:val="22"/>
          <w:szCs w:val="22"/>
          <w:shd w:val="clear" w:color="auto" w:fill="FFFFFF"/>
        </w:rPr>
        <w:t>TX</w:t>
      </w:r>
      <w:r w:rsidR="00602186">
        <w:rPr>
          <w:rFonts w:ascii="Calibri" w:hAnsi="Calibri" w:cs="Calibri"/>
          <w:b/>
          <w:bCs/>
          <w:color w:val="000000"/>
          <w:sz w:val="22"/>
          <w:szCs w:val="22"/>
          <w:shd w:val="clear" w:color="auto" w:fill="FFFFFF"/>
        </w:rPr>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sidRPr="00747A70">
        <w:rPr>
          <w:rStyle w:val="apple-tab-span"/>
          <w:rFonts w:ascii="Calibri" w:eastAsiaTheme="majorEastAsia" w:hAnsi="Calibri" w:cs="Calibri"/>
          <w:b/>
          <w:bCs/>
          <w:color w:val="000000"/>
          <w:sz w:val="22"/>
          <w:szCs w:val="22"/>
        </w:rPr>
        <w:t>April 201</w:t>
      </w:r>
      <w:r>
        <w:rPr>
          <w:rStyle w:val="apple-tab-span"/>
          <w:rFonts w:ascii="Calibri" w:eastAsiaTheme="majorEastAsia" w:hAnsi="Calibri" w:cs="Calibri"/>
          <w:b/>
          <w:bCs/>
          <w:color w:val="000000"/>
          <w:sz w:val="22"/>
          <w:szCs w:val="22"/>
        </w:rPr>
        <w:t>9</w:t>
      </w:r>
      <w:r w:rsidRPr="00747A70">
        <w:rPr>
          <w:rStyle w:val="apple-tab-span"/>
          <w:rFonts w:ascii="Calibri" w:eastAsiaTheme="majorEastAsia" w:hAnsi="Calibri" w:cs="Calibri"/>
          <w:b/>
          <w:bCs/>
          <w:color w:val="000000"/>
          <w:sz w:val="22"/>
          <w:szCs w:val="22"/>
        </w:rPr>
        <w:t xml:space="preserve"> - </w:t>
      </w:r>
      <w:r w:rsidRPr="00747A70">
        <w:rPr>
          <w:rFonts w:ascii="Calibri" w:hAnsi="Calibri" w:cs="Calibri"/>
          <w:b/>
          <w:bCs/>
          <w:color w:val="000000"/>
          <w:sz w:val="22"/>
          <w:szCs w:val="22"/>
        </w:rPr>
        <w:t>August 202</w:t>
      </w:r>
      <w:r>
        <w:rPr>
          <w:rFonts w:ascii="Calibri" w:hAnsi="Calibri" w:cs="Calibri"/>
          <w:b/>
          <w:bCs/>
          <w:color w:val="000000"/>
          <w:sz w:val="22"/>
          <w:szCs w:val="22"/>
        </w:rPr>
        <w:t>2</w:t>
      </w:r>
      <w:r w:rsidR="00EC5516" w:rsidRPr="00747A70">
        <w:rPr>
          <w:rFonts w:ascii="Calibri" w:hAnsi="Calibri" w:cs="Calibri"/>
          <w:b/>
          <w:bCs/>
          <w:sz w:val="22"/>
          <w:szCs w:val="22"/>
        </w:rPr>
        <w:tab/>
      </w:r>
    </w:p>
    <w:p w14:paraId="19B809A8" w14:textId="0BEB2F26" w:rsidR="00EC5516" w:rsidRPr="00747A70" w:rsidRDefault="00EC5516" w:rsidP="00602186">
      <w:pPr>
        <w:pStyle w:val="NormalWeb"/>
        <w:spacing w:before="0" w:beforeAutospacing="0" w:after="0" w:afterAutospacing="0"/>
        <w:rPr>
          <w:rFonts w:ascii="Calibri" w:hAnsi="Calibri" w:cs="Calibri"/>
          <w:b/>
          <w:bCs/>
          <w:sz w:val="22"/>
          <w:szCs w:val="22"/>
        </w:rPr>
      </w:pPr>
      <w:r w:rsidRPr="00747A70">
        <w:rPr>
          <w:rFonts w:ascii="Calibri" w:hAnsi="Calibri" w:cs="Calibri"/>
          <w:b/>
          <w:bCs/>
          <w:color w:val="000000"/>
          <w:sz w:val="22"/>
          <w:szCs w:val="22"/>
        </w:rPr>
        <w:t>F</w:t>
      </w:r>
      <w:r w:rsidR="00602186">
        <w:rPr>
          <w:rFonts w:ascii="Calibri" w:hAnsi="Calibri" w:cs="Calibri"/>
          <w:b/>
          <w:bCs/>
          <w:color w:val="000000"/>
          <w:sz w:val="22"/>
          <w:szCs w:val="22"/>
        </w:rPr>
        <w:t>ull Stack Java Developer</w:t>
      </w:r>
      <w:r w:rsidR="00602186">
        <w:rPr>
          <w:rFonts w:ascii="Calibri" w:hAnsi="Calibri" w:cs="Calibri"/>
          <w:b/>
          <w:bCs/>
          <w:color w:val="000000"/>
          <w:sz w:val="22"/>
          <w:szCs w:val="22"/>
        </w:rPr>
        <w:tab/>
      </w:r>
      <w:r w:rsidR="00602186">
        <w:rPr>
          <w:rFonts w:ascii="Calibri" w:hAnsi="Calibri" w:cs="Calibri"/>
          <w:b/>
          <w:bCs/>
          <w:color w:val="000000"/>
          <w:sz w:val="22"/>
          <w:szCs w:val="22"/>
        </w:rPr>
        <w:tab/>
      </w:r>
      <w:r w:rsidRPr="00747A70">
        <w:rPr>
          <w:rStyle w:val="apple-tab-span"/>
          <w:rFonts w:ascii="Calibri" w:eastAsiaTheme="majorEastAsia" w:hAnsi="Calibri" w:cs="Calibri"/>
          <w:b/>
          <w:bCs/>
          <w:color w:val="000000"/>
          <w:sz w:val="22"/>
          <w:szCs w:val="22"/>
        </w:rPr>
        <w:t xml:space="preserve">                                                              </w:t>
      </w:r>
    </w:p>
    <w:p w14:paraId="1A3DCBFB" w14:textId="2D3C388C" w:rsidR="004A2429" w:rsidRPr="00602186" w:rsidRDefault="00EC5516" w:rsidP="00602186">
      <w:pPr>
        <w:pStyle w:val="NormalWeb"/>
        <w:spacing w:before="0" w:beforeAutospacing="0" w:after="0" w:afterAutospacing="0"/>
        <w:rPr>
          <w:rFonts w:ascii="Calibri" w:hAnsi="Calibri" w:cs="Calibri"/>
          <w:b/>
          <w:bCs/>
          <w:color w:val="000000"/>
          <w:sz w:val="22"/>
          <w:szCs w:val="22"/>
          <w:u w:val="single"/>
        </w:rPr>
      </w:pPr>
      <w:r w:rsidRPr="00602186">
        <w:rPr>
          <w:rFonts w:ascii="Calibri" w:hAnsi="Calibri" w:cs="Calibri"/>
          <w:b/>
          <w:bCs/>
          <w:color w:val="000000"/>
          <w:sz w:val="22"/>
          <w:szCs w:val="22"/>
          <w:u w:val="single"/>
        </w:rPr>
        <w:t>Responsibilities:</w:t>
      </w:r>
    </w:p>
    <w:p w14:paraId="1ED52461" w14:textId="77777777" w:rsidR="00602186" w:rsidRPr="00747A70" w:rsidRDefault="00602186" w:rsidP="00D56662">
      <w:pPr>
        <w:pStyle w:val="NormalWeb"/>
        <w:spacing w:before="0" w:beforeAutospacing="0" w:after="0" w:afterAutospacing="0"/>
        <w:rPr>
          <w:rFonts w:ascii="Calibri" w:hAnsi="Calibri" w:cs="Calibri"/>
          <w:b/>
          <w:bCs/>
          <w:color w:val="000000"/>
          <w:sz w:val="22"/>
          <w:szCs w:val="22"/>
        </w:rPr>
      </w:pPr>
    </w:p>
    <w:p w14:paraId="494AEC8A" w14:textId="1EC8902A" w:rsidR="00F845DD" w:rsidRPr="000A5701" w:rsidRDefault="00F845DD" w:rsidP="00B75D0A">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Participated in all phases of requirement analysis, design, development, and implementation within a J2EE environment.</w:t>
      </w:r>
    </w:p>
    <w:p w14:paraId="2A876509" w14:textId="4F138C9F" w:rsidR="00F845DD" w:rsidRDefault="00F845DD" w:rsidP="00B75D0A">
      <w:pPr>
        <w:pStyle w:val="Heading3"/>
        <w:numPr>
          <w:ilvl w:val="0"/>
          <w:numId w:val="10"/>
        </w:numPr>
        <w:spacing w:before="0" w:after="0"/>
        <w:rPr>
          <w:rFonts w:ascii="Calibri" w:hAnsi="Calibri" w:cs="Calibri"/>
          <w:color w:val="000000" w:themeColor="text1"/>
          <w:sz w:val="22"/>
          <w:szCs w:val="22"/>
        </w:rPr>
      </w:pPr>
      <w:r w:rsidRPr="000A5701">
        <w:rPr>
          <w:rFonts w:ascii="Calibri" w:hAnsi="Calibri" w:cs="Calibri"/>
          <w:color w:val="000000" w:themeColor="text1"/>
          <w:sz w:val="22"/>
          <w:szCs w:val="22"/>
        </w:rPr>
        <w:t>Utilized Java-based technologies such as JDBC and Hibernate for efficient data access and management.</w:t>
      </w:r>
    </w:p>
    <w:p w14:paraId="6AA5DB94" w14:textId="0B20EBF4" w:rsidR="00AE197C" w:rsidRPr="00AE197C" w:rsidRDefault="00AE197C" w:rsidP="00AE197C">
      <w:pPr>
        <w:pStyle w:val="NormalWeb"/>
        <w:numPr>
          <w:ilvl w:val="0"/>
          <w:numId w:val="10"/>
        </w:numPr>
        <w:spacing w:before="0" w:beforeAutospacing="0" w:after="0" w:afterAutospacing="0"/>
        <w:jc w:val="both"/>
        <w:rPr>
          <w:rFonts w:ascii="Calibri" w:hAnsi="Calibri" w:cs="Calibri"/>
          <w:sz w:val="22"/>
          <w:szCs w:val="22"/>
        </w:rPr>
      </w:pPr>
      <w:r w:rsidRPr="006F7B45">
        <w:rPr>
          <w:rFonts w:ascii="Calibri" w:hAnsi="Calibri" w:cs="Calibri"/>
          <w:sz w:val="22"/>
          <w:szCs w:val="22"/>
        </w:rPr>
        <w:t>Involved in developing the latest version of Object-Oriented JavaScript Libraries like AngularJS and had hands-on experience with Web Responsive using Bootstrap templates.</w:t>
      </w:r>
    </w:p>
    <w:p w14:paraId="068CA988" w14:textId="25875A94" w:rsidR="00F845DD" w:rsidRPr="000A5701"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Utilized Angular Resource and HTTP services for data retrieval from servers and displaying content on browsers, contributing to creating custom reusable components.</w:t>
      </w:r>
    </w:p>
    <w:p w14:paraId="16A1B090" w14:textId="4943FABA" w:rsidR="00F845DD" w:rsidRDefault="00F845DD" w:rsidP="00D56662">
      <w:pPr>
        <w:pStyle w:val="Heading3"/>
        <w:numPr>
          <w:ilvl w:val="0"/>
          <w:numId w:val="10"/>
        </w:numPr>
        <w:spacing w:before="0" w:after="0"/>
        <w:rPr>
          <w:rFonts w:ascii="Calibri" w:hAnsi="Calibri" w:cs="Calibri"/>
          <w:color w:val="000000" w:themeColor="text1"/>
          <w:sz w:val="22"/>
          <w:szCs w:val="22"/>
        </w:rPr>
      </w:pPr>
      <w:r w:rsidRPr="000A5701">
        <w:rPr>
          <w:rFonts w:ascii="Calibri" w:hAnsi="Calibri" w:cs="Calibri"/>
          <w:color w:val="000000" w:themeColor="text1"/>
          <w:sz w:val="22"/>
          <w:szCs w:val="22"/>
        </w:rPr>
        <w:t xml:space="preserve">Implemented call-back methods to handle JSON responses using jQuery </w:t>
      </w:r>
      <w:proofErr w:type="spellStart"/>
      <w:r w:rsidRPr="000A5701">
        <w:rPr>
          <w:rFonts w:ascii="Calibri" w:hAnsi="Calibri" w:cs="Calibri"/>
          <w:color w:val="000000" w:themeColor="text1"/>
          <w:sz w:val="22"/>
          <w:szCs w:val="22"/>
        </w:rPr>
        <w:t>getJSON</w:t>
      </w:r>
      <w:proofErr w:type="spellEnd"/>
      <w:r w:rsidRPr="000A5701">
        <w:rPr>
          <w:rFonts w:ascii="Calibri" w:hAnsi="Calibri" w:cs="Calibri"/>
          <w:color w:val="000000" w:themeColor="text1"/>
          <w:sz w:val="22"/>
          <w:szCs w:val="22"/>
        </w:rPr>
        <w:t xml:space="preserve"> methods and JSON parsers.</w:t>
      </w:r>
    </w:p>
    <w:p w14:paraId="2A0A694C" w14:textId="4CF02DEA" w:rsidR="00AE197C" w:rsidRPr="00AE197C" w:rsidRDefault="00AE197C" w:rsidP="00AE197C">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Designed and developed REST APIs (End Points/Controllers), Business Layer, DAO Layer using Hibernate/JDBC template and Spring IOC (Dependency Injection).</w:t>
      </w:r>
    </w:p>
    <w:p w14:paraId="0FA33C86" w14:textId="4FF69659" w:rsidR="00F845DD" w:rsidRPr="000A5701"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Integrated Spring MVC and Hibernate components through the Spring Framework, configuring application server deployment environments.</w:t>
      </w:r>
    </w:p>
    <w:p w14:paraId="0455AB03" w14:textId="529FA2CB" w:rsidR="00F845DD" w:rsidRPr="000A5701"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Implemented applications using Spring IOC, Spring MVC Framework, Spring AOP, Spring Boot, and Spring Batch, handling security with Spring Security.</w:t>
      </w:r>
    </w:p>
    <w:p w14:paraId="658E4CC2" w14:textId="2DA2BE6B" w:rsidR="00F845DD" w:rsidRPr="000A5701"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Utilized Spring Boot for developing Microservices architecture, integrating with Apache Kafka and JMS messaging brokers.</w:t>
      </w:r>
    </w:p>
    <w:p w14:paraId="3BA6E1DE" w14:textId="77777777" w:rsidR="00D56662"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Designed and developed RESTful APIs adhering to best practices for interaction within Microservices and with the front end.</w:t>
      </w:r>
    </w:p>
    <w:p w14:paraId="577D5DB9" w14:textId="11D88D06" w:rsidR="00F845DD" w:rsidRPr="000A5701"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Developed and migrated monolithic applications into Microservice Architecture-based RESTful Services, deploying them on AWS.</w:t>
      </w:r>
    </w:p>
    <w:p w14:paraId="7F815B5E" w14:textId="1C612689" w:rsidR="00F845DD" w:rsidRPr="000A5701" w:rsidRDefault="00F845DD"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Utilized various GCP services like Compute Engine, App Engine, and Kubernetes Engine.</w:t>
      </w:r>
    </w:p>
    <w:p w14:paraId="7423D586" w14:textId="7FA83467" w:rsidR="00F845DD" w:rsidRPr="000A5701" w:rsidRDefault="00F845DD" w:rsidP="00D56662">
      <w:pPr>
        <w:pStyle w:val="Heading3"/>
        <w:numPr>
          <w:ilvl w:val="0"/>
          <w:numId w:val="10"/>
        </w:numPr>
        <w:spacing w:before="0" w:after="0"/>
        <w:rPr>
          <w:rFonts w:ascii="Calibri" w:hAnsi="Calibri" w:cs="Calibri"/>
          <w:color w:val="000000" w:themeColor="text1"/>
          <w:sz w:val="22"/>
          <w:szCs w:val="22"/>
        </w:rPr>
      </w:pPr>
      <w:r w:rsidRPr="000A5701">
        <w:rPr>
          <w:rFonts w:ascii="Calibri" w:hAnsi="Calibri" w:cs="Calibri"/>
          <w:color w:val="000000" w:themeColor="text1"/>
          <w:sz w:val="22"/>
          <w:szCs w:val="22"/>
        </w:rPr>
        <w:t>Worked with the infrastructure team to design, develop, and test Terraform/Terragrunt-based Infrastructure as Code (</w:t>
      </w:r>
      <w:proofErr w:type="spellStart"/>
      <w:r w:rsidRPr="000A5701">
        <w:rPr>
          <w:rFonts w:ascii="Calibri" w:hAnsi="Calibri" w:cs="Calibri"/>
          <w:color w:val="000000" w:themeColor="text1"/>
          <w:sz w:val="22"/>
          <w:szCs w:val="22"/>
        </w:rPr>
        <w:t>IaC</w:t>
      </w:r>
      <w:proofErr w:type="spellEnd"/>
      <w:r w:rsidRPr="000A5701">
        <w:rPr>
          <w:rFonts w:ascii="Calibri" w:hAnsi="Calibri" w:cs="Calibri"/>
          <w:color w:val="000000" w:themeColor="text1"/>
          <w:sz w:val="22"/>
          <w:szCs w:val="22"/>
        </w:rPr>
        <w:t>) scripts to automate AWS infrastructure setup.</w:t>
      </w:r>
    </w:p>
    <w:p w14:paraId="06609B8A" w14:textId="72EF3E1D" w:rsidR="000A5701" w:rsidRPr="000A5701" w:rsidRDefault="000A5701"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Involved in analysis, specification, design, implementation, and testing phases of SDLC based on functional requirements.</w:t>
      </w:r>
    </w:p>
    <w:p w14:paraId="091AD77E" w14:textId="0AB3806E" w:rsidR="000A5701" w:rsidRPr="000A5701" w:rsidRDefault="000A5701" w:rsidP="00D56662">
      <w:pPr>
        <w:pStyle w:val="Heading3"/>
        <w:numPr>
          <w:ilvl w:val="0"/>
          <w:numId w:val="10"/>
        </w:numPr>
        <w:spacing w:before="0" w:after="0"/>
        <w:rPr>
          <w:rFonts w:ascii="Calibri" w:hAnsi="Calibri" w:cs="Calibri"/>
          <w:color w:val="000000" w:themeColor="text1"/>
          <w:sz w:val="22"/>
          <w:szCs w:val="22"/>
        </w:rPr>
      </w:pPr>
      <w:r w:rsidRPr="000A5701">
        <w:rPr>
          <w:rFonts w:ascii="Calibri" w:hAnsi="Calibri" w:cs="Calibri"/>
          <w:color w:val="000000" w:themeColor="text1"/>
          <w:sz w:val="22"/>
          <w:szCs w:val="22"/>
        </w:rPr>
        <w:t>Implemented applications using Agile methodology, conducting daily SCRUM meetings to understand status and resolve issues.</w:t>
      </w:r>
    </w:p>
    <w:p w14:paraId="256008FB" w14:textId="0675D1A3" w:rsidR="000A5701" w:rsidRPr="000A5701" w:rsidRDefault="000A5701" w:rsidP="00D56662">
      <w:pPr>
        <w:pStyle w:val="ListParagraph"/>
        <w:numPr>
          <w:ilvl w:val="0"/>
          <w:numId w:val="10"/>
        </w:numPr>
        <w:rPr>
          <w:rFonts w:ascii="Calibri" w:hAnsi="Calibri" w:cs="Calibri"/>
          <w:color w:val="000000" w:themeColor="text1"/>
          <w:sz w:val="22"/>
          <w:szCs w:val="22"/>
        </w:rPr>
      </w:pPr>
      <w:r w:rsidRPr="000A5701">
        <w:rPr>
          <w:rFonts w:ascii="Calibri" w:hAnsi="Calibri" w:cs="Calibri"/>
          <w:color w:val="000000" w:themeColor="text1"/>
          <w:sz w:val="22"/>
          <w:szCs w:val="22"/>
        </w:rPr>
        <w:t>Conducted test scripting, data collection, and analysis as per project plan schedules, ensuring adherence to standard practices and procedures.</w:t>
      </w:r>
    </w:p>
    <w:p w14:paraId="39D59B95" w14:textId="76FF8861" w:rsidR="009D6B70" w:rsidRPr="009D6B70" w:rsidRDefault="000A5701" w:rsidP="00D56662">
      <w:pPr>
        <w:pStyle w:val="Heading3"/>
        <w:numPr>
          <w:ilvl w:val="0"/>
          <w:numId w:val="10"/>
        </w:numPr>
        <w:spacing w:before="0" w:after="0"/>
        <w:rPr>
          <w:rFonts w:ascii="Calibri" w:hAnsi="Calibri" w:cs="Calibri"/>
          <w:color w:val="000000" w:themeColor="text1"/>
          <w:sz w:val="22"/>
          <w:szCs w:val="22"/>
        </w:rPr>
      </w:pPr>
      <w:r w:rsidRPr="000A5701">
        <w:rPr>
          <w:rFonts w:ascii="Calibri" w:hAnsi="Calibri" w:cs="Calibri"/>
          <w:color w:val="000000" w:themeColor="text1"/>
          <w:sz w:val="22"/>
          <w:szCs w:val="22"/>
        </w:rPr>
        <w:lastRenderedPageBreak/>
        <w:t xml:space="preserve">Utilized JIRA for </w:t>
      </w:r>
      <w:r w:rsidR="00D5319A" w:rsidRPr="000A5701">
        <w:rPr>
          <w:rFonts w:ascii="Calibri" w:hAnsi="Calibri" w:cs="Calibri"/>
          <w:color w:val="000000" w:themeColor="text1"/>
          <w:sz w:val="22"/>
          <w:szCs w:val="22"/>
        </w:rPr>
        <w:t>assigning</w:t>
      </w:r>
      <w:r w:rsidRPr="000A5701">
        <w:rPr>
          <w:rFonts w:ascii="Calibri" w:hAnsi="Calibri" w:cs="Calibri"/>
          <w:color w:val="000000" w:themeColor="text1"/>
          <w:sz w:val="22"/>
          <w:szCs w:val="22"/>
        </w:rPr>
        <w:t xml:space="preserve"> tracking, reporting, and auditing issues in the application.</w:t>
      </w:r>
      <w:r w:rsidR="00EC5516">
        <w:rPr>
          <w:b/>
          <w:bCs/>
          <w:color w:val="000000"/>
          <w:sz w:val="22"/>
          <w:szCs w:val="22"/>
        </w:rPr>
        <w:br/>
      </w:r>
    </w:p>
    <w:p w14:paraId="5E523D61" w14:textId="1B41A6D3" w:rsidR="00EC5516" w:rsidRPr="002B1870" w:rsidRDefault="00EC5516" w:rsidP="00D56662">
      <w:pPr>
        <w:pStyle w:val="NormalWeb"/>
        <w:spacing w:before="0" w:beforeAutospacing="0" w:after="0" w:afterAutospacing="0"/>
        <w:rPr>
          <w:b/>
          <w:bCs/>
          <w:color w:val="000000"/>
          <w:sz w:val="22"/>
          <w:szCs w:val="22"/>
        </w:rPr>
      </w:pPr>
    </w:p>
    <w:p w14:paraId="52C61CF8" w14:textId="60165E7D" w:rsidR="00EC5516" w:rsidRPr="00747A70" w:rsidRDefault="002A2776" w:rsidP="00602186">
      <w:pPr>
        <w:pStyle w:val="Heading1"/>
        <w:shd w:val="clear" w:color="auto" w:fill="FFFFFF"/>
        <w:spacing w:before="0" w:after="0"/>
        <w:rPr>
          <w:rFonts w:ascii="Calibri" w:hAnsi="Calibri" w:cs="Calibri"/>
          <w:b/>
          <w:bCs/>
          <w:color w:val="000000"/>
          <w:sz w:val="22"/>
          <w:szCs w:val="22"/>
        </w:rPr>
      </w:pPr>
      <w:r>
        <w:rPr>
          <w:rFonts w:ascii="Calibri" w:hAnsi="Calibri" w:cs="Calibri"/>
          <w:b/>
          <w:bCs/>
          <w:color w:val="1F1F1F"/>
          <w:sz w:val="22"/>
          <w:szCs w:val="22"/>
          <w:shd w:val="clear" w:color="auto" w:fill="FFFFFF"/>
        </w:rPr>
        <w:t>Intuit</w:t>
      </w:r>
      <w:r w:rsidR="00EC5516" w:rsidRPr="00747A70">
        <w:rPr>
          <w:rFonts w:ascii="Calibri" w:hAnsi="Calibri" w:cs="Calibri"/>
          <w:b/>
          <w:bCs/>
          <w:color w:val="1F1F1F"/>
          <w:sz w:val="22"/>
          <w:szCs w:val="22"/>
          <w:shd w:val="clear" w:color="auto" w:fill="FFFFFF"/>
        </w:rPr>
        <w:t>,</w:t>
      </w:r>
      <w:r w:rsidR="00EC5516" w:rsidRPr="00747A70">
        <w:rPr>
          <w:rStyle w:val="Heading2Char"/>
          <w:rFonts w:ascii="Calibri" w:hAnsi="Calibri" w:cs="Calibri"/>
          <w:b/>
          <w:bCs/>
          <w:color w:val="000000"/>
          <w:sz w:val="22"/>
          <w:szCs w:val="22"/>
        </w:rPr>
        <w:t xml:space="preserve"> </w:t>
      </w:r>
      <w:r>
        <w:rPr>
          <w:rStyle w:val="mw-page-title-main"/>
          <w:rFonts w:ascii="Calibri" w:hAnsi="Calibri" w:cs="Calibri"/>
          <w:b/>
          <w:bCs/>
          <w:color w:val="000000"/>
          <w:sz w:val="22"/>
          <w:szCs w:val="22"/>
        </w:rPr>
        <w:t>Dallas, TX</w:t>
      </w:r>
      <w:r>
        <w:rPr>
          <w:rStyle w:val="mw-page-title-main"/>
          <w:rFonts w:ascii="Calibri" w:hAnsi="Calibri" w:cs="Calibri"/>
          <w:b/>
          <w:bCs/>
          <w:color w:val="000000"/>
          <w:sz w:val="22"/>
          <w:szCs w:val="22"/>
        </w:rPr>
        <w:tab/>
      </w:r>
      <w:r>
        <w:rPr>
          <w:rStyle w:val="mw-page-title-main"/>
          <w:rFonts w:ascii="Calibri" w:hAnsi="Calibri" w:cs="Calibri"/>
          <w:b/>
          <w:bCs/>
          <w:color w:val="000000"/>
          <w:sz w:val="22"/>
          <w:szCs w:val="22"/>
        </w:rPr>
        <w:tab/>
      </w:r>
      <w:r>
        <w:rPr>
          <w:rStyle w:val="mw-page-title-main"/>
          <w:rFonts w:ascii="Calibri" w:hAnsi="Calibri" w:cs="Calibri"/>
          <w:b/>
          <w:bCs/>
          <w:color w:val="000000"/>
          <w:sz w:val="22"/>
          <w:szCs w:val="22"/>
        </w:rPr>
        <w:tab/>
      </w:r>
      <w:r>
        <w:rPr>
          <w:rStyle w:val="mw-page-title-main"/>
          <w:rFonts w:ascii="Calibri" w:hAnsi="Calibri" w:cs="Calibri"/>
          <w:b/>
          <w:bCs/>
          <w:color w:val="000000"/>
          <w:sz w:val="22"/>
          <w:szCs w:val="22"/>
        </w:rPr>
        <w:tab/>
      </w:r>
      <w:r>
        <w:rPr>
          <w:rStyle w:val="mw-page-title-main"/>
          <w:rFonts w:ascii="Calibri" w:hAnsi="Calibri" w:cs="Calibri"/>
          <w:b/>
          <w:bCs/>
          <w:color w:val="000000"/>
          <w:sz w:val="22"/>
          <w:szCs w:val="22"/>
        </w:rPr>
        <w:tab/>
      </w:r>
      <w:r>
        <w:rPr>
          <w:rStyle w:val="mw-page-title-main"/>
          <w:rFonts w:ascii="Calibri" w:hAnsi="Calibri" w:cs="Calibri"/>
          <w:b/>
          <w:bCs/>
          <w:color w:val="000000"/>
          <w:sz w:val="22"/>
          <w:szCs w:val="22"/>
        </w:rPr>
        <w:tab/>
      </w:r>
      <w:r>
        <w:rPr>
          <w:rStyle w:val="mw-page-title-main"/>
          <w:rFonts w:ascii="Calibri" w:hAnsi="Calibri" w:cs="Calibri"/>
          <w:b/>
          <w:bCs/>
          <w:color w:val="000000"/>
          <w:sz w:val="22"/>
          <w:szCs w:val="22"/>
        </w:rPr>
        <w:tab/>
        <w:t xml:space="preserve">      </w:t>
      </w:r>
      <w:r w:rsidRPr="00747A70">
        <w:rPr>
          <w:rFonts w:ascii="Calibri" w:hAnsi="Calibri" w:cs="Calibri"/>
          <w:b/>
          <w:bCs/>
          <w:color w:val="000000"/>
          <w:sz w:val="22"/>
          <w:szCs w:val="22"/>
        </w:rPr>
        <w:t>January 2017 –</w:t>
      </w:r>
      <w:r w:rsidRPr="00747A70">
        <w:rPr>
          <w:rStyle w:val="apple-tab-span"/>
          <w:rFonts w:ascii="Calibri" w:hAnsi="Calibri" w:cs="Calibri"/>
          <w:b/>
          <w:bCs/>
          <w:color w:val="000000"/>
          <w:sz w:val="22"/>
          <w:szCs w:val="22"/>
        </w:rPr>
        <w:t xml:space="preserve"> March 201</w:t>
      </w:r>
      <w:r>
        <w:rPr>
          <w:rStyle w:val="apple-tab-span"/>
          <w:rFonts w:ascii="Calibri" w:hAnsi="Calibri" w:cs="Calibri"/>
          <w:b/>
          <w:bCs/>
          <w:color w:val="000000"/>
          <w:sz w:val="22"/>
          <w:szCs w:val="22"/>
        </w:rPr>
        <w:t>9</w:t>
      </w:r>
    </w:p>
    <w:p w14:paraId="486381CA" w14:textId="2A6EF8B5" w:rsidR="00747A70" w:rsidRPr="00747A70" w:rsidRDefault="00EC5516" w:rsidP="00602186">
      <w:pPr>
        <w:pStyle w:val="NormalWeb"/>
        <w:spacing w:before="0" w:beforeAutospacing="0" w:after="0" w:afterAutospacing="0"/>
        <w:rPr>
          <w:rFonts w:ascii="Calibri" w:hAnsi="Calibri" w:cs="Calibri"/>
          <w:b/>
          <w:bCs/>
          <w:sz w:val="22"/>
          <w:szCs w:val="22"/>
        </w:rPr>
      </w:pPr>
      <w:r w:rsidRPr="00747A70">
        <w:rPr>
          <w:rFonts w:ascii="Calibri" w:hAnsi="Calibri" w:cs="Calibri"/>
          <w:b/>
          <w:bCs/>
          <w:color w:val="000000"/>
          <w:sz w:val="22"/>
          <w:szCs w:val="22"/>
        </w:rPr>
        <w:t>J</w:t>
      </w:r>
      <w:r w:rsidR="00602186">
        <w:rPr>
          <w:rFonts w:ascii="Calibri" w:hAnsi="Calibri" w:cs="Calibri"/>
          <w:b/>
          <w:bCs/>
          <w:color w:val="000000"/>
          <w:sz w:val="22"/>
          <w:szCs w:val="22"/>
        </w:rPr>
        <w:t>ava Developer</w:t>
      </w:r>
      <w:r w:rsidR="00602186">
        <w:rPr>
          <w:rFonts w:ascii="Calibri" w:hAnsi="Calibri" w:cs="Calibri"/>
          <w:b/>
          <w:bCs/>
          <w:color w:val="000000"/>
          <w:sz w:val="22"/>
          <w:szCs w:val="22"/>
        </w:rPr>
        <w:tab/>
      </w:r>
      <w:r w:rsidRPr="00747A70">
        <w:rPr>
          <w:rFonts w:ascii="Calibri" w:hAnsi="Calibri" w:cs="Calibri"/>
          <w:b/>
          <w:bCs/>
          <w:color w:val="000000"/>
          <w:sz w:val="22"/>
          <w:szCs w:val="22"/>
        </w:rPr>
        <w:tab/>
      </w:r>
      <w:r w:rsidRPr="00747A70">
        <w:rPr>
          <w:rFonts w:ascii="Calibri" w:hAnsi="Calibri" w:cs="Calibri"/>
          <w:b/>
          <w:bCs/>
          <w:color w:val="000000"/>
          <w:sz w:val="22"/>
          <w:szCs w:val="22"/>
        </w:rPr>
        <w:tab/>
      </w:r>
      <w:r w:rsidRPr="00747A70">
        <w:rPr>
          <w:rFonts w:ascii="Calibri" w:hAnsi="Calibri" w:cs="Calibri"/>
          <w:b/>
          <w:bCs/>
          <w:color w:val="000000"/>
          <w:sz w:val="22"/>
          <w:szCs w:val="22"/>
        </w:rPr>
        <w:tab/>
      </w:r>
      <w:r w:rsidRPr="00747A70">
        <w:rPr>
          <w:rFonts w:ascii="Calibri" w:hAnsi="Calibri" w:cs="Calibri"/>
          <w:b/>
          <w:bCs/>
          <w:color w:val="000000"/>
          <w:sz w:val="22"/>
          <w:szCs w:val="22"/>
        </w:rPr>
        <w:tab/>
        <w:t xml:space="preserve">                                           </w:t>
      </w:r>
    </w:p>
    <w:p w14:paraId="44B71DDF" w14:textId="0F9FF7D4" w:rsidR="00EC5516" w:rsidRPr="00602186" w:rsidRDefault="00EC5516" w:rsidP="00602186">
      <w:pPr>
        <w:pStyle w:val="NormalWeb"/>
        <w:spacing w:before="0" w:beforeAutospacing="0" w:after="0" w:afterAutospacing="0"/>
        <w:rPr>
          <w:rFonts w:ascii="Calibri" w:hAnsi="Calibri" w:cs="Calibri"/>
          <w:b/>
          <w:bCs/>
          <w:color w:val="000000"/>
          <w:sz w:val="22"/>
          <w:szCs w:val="22"/>
          <w:u w:val="single"/>
        </w:rPr>
      </w:pPr>
      <w:r w:rsidRPr="00602186">
        <w:rPr>
          <w:rFonts w:ascii="Calibri" w:hAnsi="Calibri" w:cs="Calibri"/>
          <w:b/>
          <w:bCs/>
          <w:color w:val="000000"/>
          <w:sz w:val="22"/>
          <w:szCs w:val="22"/>
          <w:u w:val="single"/>
        </w:rPr>
        <w:t>Responsibilities:</w:t>
      </w:r>
    </w:p>
    <w:p w14:paraId="3D7AFE62" w14:textId="77777777" w:rsidR="00602186" w:rsidRPr="00747A70" w:rsidRDefault="00602186" w:rsidP="00602186">
      <w:pPr>
        <w:pStyle w:val="NormalWeb"/>
        <w:spacing w:before="0" w:beforeAutospacing="0" w:after="0" w:afterAutospacing="0"/>
        <w:rPr>
          <w:rFonts w:ascii="Calibri" w:hAnsi="Calibri" w:cs="Calibri"/>
          <w:b/>
          <w:bCs/>
          <w:color w:val="000000"/>
          <w:sz w:val="22"/>
          <w:szCs w:val="22"/>
        </w:rPr>
      </w:pPr>
    </w:p>
    <w:p w14:paraId="50ACDE72" w14:textId="405A331F" w:rsidR="00551229" w:rsidRPr="00551229" w:rsidRDefault="00551229" w:rsidP="00F845DD">
      <w:pPr>
        <w:pStyle w:val="ListParagraph"/>
        <w:numPr>
          <w:ilvl w:val="0"/>
          <w:numId w:val="6"/>
        </w:numPr>
        <w:rPr>
          <w:rFonts w:ascii="Calibri" w:hAnsi="Calibri" w:cs="Calibri"/>
          <w:sz w:val="22"/>
          <w:szCs w:val="22"/>
        </w:rPr>
      </w:pPr>
      <w:r w:rsidRPr="00551229">
        <w:rPr>
          <w:rFonts w:ascii="Calibri" w:hAnsi="Calibri" w:cs="Calibri"/>
          <w:sz w:val="22"/>
          <w:szCs w:val="22"/>
        </w:rPr>
        <w:t>Applied fundamental Core Java principles including Collection Framework, Multi-threading, Concurrent Object-Oriented programming, Thread pools, and Externalization.</w:t>
      </w:r>
    </w:p>
    <w:p w14:paraId="12DE8DD7" w14:textId="33139628" w:rsidR="00551229" w:rsidRPr="00551229" w:rsidRDefault="00551229" w:rsidP="00F845DD">
      <w:pPr>
        <w:pStyle w:val="ListParagraph"/>
        <w:numPr>
          <w:ilvl w:val="0"/>
          <w:numId w:val="6"/>
        </w:numPr>
        <w:rPr>
          <w:rFonts w:ascii="Calibri" w:hAnsi="Calibri" w:cs="Calibri"/>
          <w:sz w:val="22"/>
          <w:szCs w:val="22"/>
        </w:rPr>
      </w:pPr>
      <w:r w:rsidRPr="00551229">
        <w:rPr>
          <w:rFonts w:ascii="Calibri" w:hAnsi="Calibri" w:cs="Calibri"/>
          <w:sz w:val="22"/>
          <w:szCs w:val="22"/>
        </w:rPr>
        <w:t>Worked with Core Java concepts like Collections Framework, Java Reflector, Executor Framework, Multithreading, Exception Handling, and Memory Management.</w:t>
      </w:r>
    </w:p>
    <w:p w14:paraId="464F1E4C" w14:textId="77777777" w:rsidR="00F845DD" w:rsidRDefault="00551229" w:rsidP="00F845DD">
      <w:pPr>
        <w:pStyle w:val="ListParagraph"/>
        <w:numPr>
          <w:ilvl w:val="0"/>
          <w:numId w:val="6"/>
        </w:numPr>
        <w:rPr>
          <w:rFonts w:ascii="Calibri" w:hAnsi="Calibri" w:cs="Calibri"/>
          <w:sz w:val="22"/>
          <w:szCs w:val="22"/>
        </w:rPr>
      </w:pPr>
      <w:r w:rsidRPr="00551229">
        <w:rPr>
          <w:rFonts w:ascii="Calibri" w:hAnsi="Calibri" w:cs="Calibri"/>
          <w:sz w:val="22"/>
          <w:szCs w:val="22"/>
        </w:rPr>
        <w:t>Implemented Spring Boot and Microservices using Java 1.8, including Java APIs and Lambda Expressions.</w:t>
      </w:r>
    </w:p>
    <w:p w14:paraId="52D7AB08" w14:textId="224925E2" w:rsidR="00551229" w:rsidRPr="00551229" w:rsidRDefault="00551229" w:rsidP="00F845DD">
      <w:pPr>
        <w:pStyle w:val="ListParagraph"/>
        <w:numPr>
          <w:ilvl w:val="0"/>
          <w:numId w:val="6"/>
        </w:numPr>
        <w:rPr>
          <w:rFonts w:ascii="Calibri" w:hAnsi="Calibri" w:cs="Calibri"/>
          <w:sz w:val="22"/>
          <w:szCs w:val="22"/>
        </w:rPr>
      </w:pPr>
      <w:r w:rsidRPr="00551229">
        <w:rPr>
          <w:rFonts w:ascii="Calibri" w:hAnsi="Calibri" w:cs="Calibri"/>
          <w:sz w:val="22"/>
          <w:szCs w:val="22"/>
        </w:rPr>
        <w:t>Used React components to create reusable components in the applications and used as props for the single directional flow and Class components.</w:t>
      </w:r>
    </w:p>
    <w:p w14:paraId="64DFE21B" w14:textId="0B45F42B" w:rsidR="00551229" w:rsidRPr="00551229" w:rsidRDefault="00551229" w:rsidP="00F845DD">
      <w:pPr>
        <w:pStyle w:val="ListParagraph"/>
        <w:numPr>
          <w:ilvl w:val="0"/>
          <w:numId w:val="6"/>
        </w:numPr>
        <w:rPr>
          <w:rFonts w:ascii="Calibri" w:hAnsi="Calibri" w:cs="Calibri"/>
          <w:sz w:val="22"/>
          <w:szCs w:val="22"/>
        </w:rPr>
      </w:pPr>
      <w:r w:rsidRPr="00551229">
        <w:rPr>
          <w:rFonts w:ascii="Calibri" w:hAnsi="Calibri" w:cs="Calibri"/>
          <w:sz w:val="22"/>
          <w:szCs w:val="22"/>
        </w:rPr>
        <w:t>Implemented the Microservices architecture for subdividing the process into small and independent processes.</w:t>
      </w:r>
    </w:p>
    <w:p w14:paraId="7539C733" w14:textId="73C290DE" w:rsidR="00551229" w:rsidRPr="00F845DD" w:rsidRDefault="00551229" w:rsidP="00F845DD">
      <w:pPr>
        <w:pStyle w:val="ListParagraph"/>
        <w:numPr>
          <w:ilvl w:val="0"/>
          <w:numId w:val="6"/>
        </w:numPr>
        <w:spacing w:after="160"/>
        <w:rPr>
          <w:rFonts w:ascii="Calibri" w:hAnsi="Calibri" w:cs="Calibri"/>
          <w:sz w:val="22"/>
          <w:szCs w:val="22"/>
        </w:rPr>
      </w:pPr>
      <w:r w:rsidRPr="00551229">
        <w:rPr>
          <w:rFonts w:ascii="Calibri" w:hAnsi="Calibri" w:cs="Calibri"/>
          <w:sz w:val="22"/>
          <w:szCs w:val="22"/>
        </w:rPr>
        <w:t>Built NoSQL schemas and maintained sessions in MongoDB.</w:t>
      </w:r>
      <w:r w:rsidR="00F845DD">
        <w:rPr>
          <w:rFonts w:ascii="Calibri" w:hAnsi="Calibri" w:cs="Calibri"/>
          <w:sz w:val="22"/>
          <w:szCs w:val="22"/>
        </w:rPr>
        <w:t xml:space="preserve"> </w:t>
      </w:r>
      <w:r w:rsidRPr="00F845DD">
        <w:rPr>
          <w:rFonts w:ascii="Calibri" w:hAnsi="Calibri" w:cs="Calibri"/>
          <w:sz w:val="22"/>
          <w:szCs w:val="22"/>
        </w:rPr>
        <w:t>Written SQL Queries and stored procedures to interact with Oracle DB.</w:t>
      </w:r>
    </w:p>
    <w:p w14:paraId="48A52FF8" w14:textId="77777777" w:rsidR="00F845DD" w:rsidRPr="00F845DD" w:rsidRDefault="00551229" w:rsidP="00F845DD">
      <w:pPr>
        <w:pStyle w:val="ListParagraph"/>
        <w:numPr>
          <w:ilvl w:val="0"/>
          <w:numId w:val="6"/>
        </w:numPr>
        <w:rPr>
          <w:rFonts w:ascii="Calibri" w:hAnsi="Calibri" w:cs="Calibri"/>
          <w:sz w:val="22"/>
          <w:szCs w:val="22"/>
        </w:rPr>
      </w:pPr>
      <w:r w:rsidRPr="00551229">
        <w:rPr>
          <w:rFonts w:ascii="Calibri" w:hAnsi="Calibri" w:cs="Calibri"/>
          <w:sz w:val="22"/>
          <w:szCs w:val="22"/>
        </w:rPr>
        <w:t>Used both Apache Kafka and Apache Flink for building scalable and real-time data processing systems.</w:t>
      </w:r>
    </w:p>
    <w:p w14:paraId="2D8B98BC" w14:textId="501ECCD7" w:rsidR="00551229" w:rsidRPr="00551229" w:rsidRDefault="00551229" w:rsidP="00A53E26">
      <w:pPr>
        <w:pStyle w:val="ListParagraph"/>
        <w:numPr>
          <w:ilvl w:val="0"/>
          <w:numId w:val="6"/>
        </w:numPr>
        <w:rPr>
          <w:rFonts w:ascii="Calibri" w:hAnsi="Calibri" w:cs="Calibri"/>
          <w:sz w:val="22"/>
          <w:szCs w:val="22"/>
        </w:rPr>
      </w:pPr>
      <w:r w:rsidRPr="00551229">
        <w:rPr>
          <w:rFonts w:ascii="Calibri" w:hAnsi="Calibri" w:cs="Calibri"/>
          <w:sz w:val="22"/>
          <w:szCs w:val="22"/>
        </w:rPr>
        <w:t>Used GitHub to maintain document versions and assumed responsibility for merging code from branches to trunk and creating new branches when new feature implementation begins.</w:t>
      </w:r>
    </w:p>
    <w:p w14:paraId="4B67A83B" w14:textId="756C74ED" w:rsidR="00551229" w:rsidRPr="00551229" w:rsidRDefault="00551229" w:rsidP="00A53E26">
      <w:pPr>
        <w:pStyle w:val="NormalWeb"/>
        <w:numPr>
          <w:ilvl w:val="0"/>
          <w:numId w:val="6"/>
        </w:numPr>
        <w:spacing w:before="0" w:beforeAutospacing="0" w:after="0" w:afterAutospacing="0"/>
        <w:textAlignment w:val="baseline"/>
        <w:rPr>
          <w:rFonts w:ascii="Calibri" w:hAnsi="Calibri" w:cs="Calibri"/>
          <w:sz w:val="22"/>
          <w:szCs w:val="22"/>
        </w:rPr>
      </w:pPr>
      <w:r w:rsidRPr="00551229">
        <w:rPr>
          <w:rFonts w:ascii="Calibri" w:hAnsi="Calibri" w:cs="Calibri"/>
          <w:sz w:val="22"/>
          <w:szCs w:val="22"/>
        </w:rPr>
        <w:t>Involved in SDLC phases, including requirements gathering, analysis, design, development, and testing, ensuring alignment with Agile methodology and project objectives.</w:t>
      </w:r>
    </w:p>
    <w:p w14:paraId="4867ED07" w14:textId="77777777" w:rsidR="00747A70" w:rsidRDefault="00747A70" w:rsidP="00602186">
      <w:pPr>
        <w:pStyle w:val="NormalWeb"/>
        <w:spacing w:before="0" w:beforeAutospacing="0" w:after="0" w:afterAutospacing="0"/>
        <w:jc w:val="both"/>
        <w:textAlignment w:val="baseline"/>
        <w:rPr>
          <w:b/>
          <w:bCs/>
          <w:color w:val="000000"/>
          <w:sz w:val="22"/>
          <w:szCs w:val="22"/>
        </w:rPr>
      </w:pPr>
    </w:p>
    <w:p w14:paraId="71F9D04F" w14:textId="799FFBC5" w:rsidR="00542850" w:rsidRDefault="00EC5516" w:rsidP="00E65A53">
      <w:pPr>
        <w:pStyle w:val="NormalWeb"/>
        <w:spacing w:before="0" w:beforeAutospacing="0" w:after="0" w:afterAutospacing="0"/>
        <w:jc w:val="both"/>
        <w:textAlignment w:val="baseline"/>
        <w:rPr>
          <w:ins w:id="0" w:author="Author"/>
          <w:rFonts w:ascii="Calibri" w:hAnsi="Calibri" w:cs="Calibri"/>
          <w:color w:val="000000"/>
          <w:sz w:val="22"/>
          <w:szCs w:val="22"/>
        </w:rPr>
      </w:pPr>
      <w:r w:rsidRPr="00602186">
        <w:rPr>
          <w:rFonts w:ascii="Calibri" w:hAnsi="Calibri" w:cs="Calibri"/>
          <w:b/>
          <w:bCs/>
          <w:color w:val="000000"/>
          <w:sz w:val="22"/>
          <w:szCs w:val="22"/>
        </w:rPr>
        <w:t>EDUCATION:</w:t>
      </w:r>
      <w:r w:rsidR="00AE197C">
        <w:rPr>
          <w:rFonts w:ascii="Calibri" w:hAnsi="Calibri" w:cs="Calibri"/>
          <w:b/>
          <w:bCs/>
          <w:color w:val="000000"/>
          <w:sz w:val="22"/>
          <w:szCs w:val="22"/>
        </w:rPr>
        <w:t xml:space="preserve"> </w:t>
      </w:r>
      <w:r w:rsidR="009E0F96">
        <w:rPr>
          <w:rFonts w:ascii="Calibri" w:hAnsi="Calibri" w:cs="Calibri"/>
          <w:b/>
          <w:bCs/>
          <w:color w:val="000000"/>
          <w:sz w:val="22"/>
          <w:szCs w:val="22"/>
        </w:rPr>
        <w:br/>
      </w:r>
      <w:r w:rsidRPr="00602186">
        <w:rPr>
          <w:rFonts w:ascii="Calibri" w:hAnsi="Calibri" w:cs="Calibri"/>
          <w:color w:val="000000"/>
          <w:sz w:val="22"/>
          <w:szCs w:val="22"/>
        </w:rPr>
        <w:t>Master’s:</w:t>
      </w:r>
      <w:r w:rsidRPr="00602186">
        <w:rPr>
          <w:rFonts w:ascii="Calibri" w:hAnsi="Calibri" w:cs="Calibri"/>
          <w:sz w:val="22"/>
          <w:szCs w:val="22"/>
        </w:rPr>
        <w:t xml:space="preserve"> Computer science from </w:t>
      </w:r>
      <w:r w:rsidRPr="00602186">
        <w:rPr>
          <w:rFonts w:ascii="Calibri" w:hAnsi="Calibri" w:cs="Calibri"/>
          <w:color w:val="000000"/>
          <w:sz w:val="22"/>
          <w:szCs w:val="22"/>
        </w:rPr>
        <w:t>Southern Arkansas University,</w:t>
      </w:r>
      <w:r w:rsidRPr="00602186">
        <w:rPr>
          <w:rFonts w:ascii="Calibri" w:hAnsi="Calibri" w:cs="Calibri"/>
          <w:sz w:val="22"/>
          <w:szCs w:val="22"/>
        </w:rPr>
        <w:t xml:space="preserve"> </w:t>
      </w:r>
      <w:r w:rsidRPr="00602186">
        <w:rPr>
          <w:rFonts w:ascii="Calibri" w:hAnsi="Calibri" w:cs="Calibri"/>
          <w:color w:val="000000"/>
          <w:sz w:val="22"/>
          <w:szCs w:val="22"/>
        </w:rPr>
        <w:t>Magnolia, Arkansas.</w:t>
      </w:r>
    </w:p>
    <w:p w14:paraId="4B9EFADB" w14:textId="608BD403" w:rsidR="00F24937" w:rsidRPr="00AE197C" w:rsidRDefault="00F24937" w:rsidP="00542850">
      <w:pPr>
        <w:pStyle w:val="NormalWeb"/>
        <w:spacing w:before="0" w:beforeAutospacing="0" w:after="0" w:afterAutospacing="0"/>
        <w:jc w:val="both"/>
        <w:textAlignment w:val="baseline"/>
        <w:rPr>
          <w:rFonts w:ascii="Calibri" w:hAnsi="Calibri" w:cs="Calibri"/>
          <w:b/>
          <w:bCs/>
          <w:color w:val="000000"/>
          <w:sz w:val="22"/>
          <w:szCs w:val="22"/>
        </w:rPr>
      </w:pPr>
    </w:p>
    <w:sectPr w:rsidR="00F24937" w:rsidRPr="00AE1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03D8C"/>
    <w:multiLevelType w:val="hybridMultilevel"/>
    <w:tmpl w:val="A8E87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1852D9"/>
    <w:multiLevelType w:val="hybridMultilevel"/>
    <w:tmpl w:val="356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A26C0"/>
    <w:multiLevelType w:val="multilevel"/>
    <w:tmpl w:val="E1D41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1B6BE9"/>
    <w:multiLevelType w:val="hybridMultilevel"/>
    <w:tmpl w:val="52C0E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4743A1"/>
    <w:multiLevelType w:val="hybridMultilevel"/>
    <w:tmpl w:val="985A5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001D0F"/>
    <w:multiLevelType w:val="multilevel"/>
    <w:tmpl w:val="E1D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7E9F"/>
    <w:multiLevelType w:val="hybridMultilevel"/>
    <w:tmpl w:val="B93E2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7D788E"/>
    <w:multiLevelType w:val="hybridMultilevel"/>
    <w:tmpl w:val="65A25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470E33"/>
    <w:multiLevelType w:val="hybridMultilevel"/>
    <w:tmpl w:val="DC707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5E0140"/>
    <w:multiLevelType w:val="hybridMultilevel"/>
    <w:tmpl w:val="6CD497B2"/>
    <w:lvl w:ilvl="0" w:tplc="C0643F28">
      <w:numFmt w:val="bullet"/>
      <w:lvlText w:val="·"/>
      <w:lvlJc w:val="left"/>
      <w:pPr>
        <w:ind w:left="760" w:hanging="400"/>
      </w:pPr>
      <w:rPr>
        <w:rFonts w:ascii="Helvetica" w:eastAsiaTheme="minorHAnsi" w:hAnsi="Helvetica" w:cs="Helvetica" w:hint="default"/>
        <w:sz w:val="2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A743C5"/>
    <w:multiLevelType w:val="hybridMultilevel"/>
    <w:tmpl w:val="5A7CB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250851"/>
    <w:multiLevelType w:val="hybridMultilevel"/>
    <w:tmpl w:val="41FE2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CA068D"/>
    <w:multiLevelType w:val="hybridMultilevel"/>
    <w:tmpl w:val="0F46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8742C0F"/>
    <w:multiLevelType w:val="hybridMultilevel"/>
    <w:tmpl w:val="0244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5B1BB2"/>
    <w:multiLevelType w:val="hybridMultilevel"/>
    <w:tmpl w:val="6F6E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9609B9"/>
    <w:multiLevelType w:val="multilevel"/>
    <w:tmpl w:val="E1D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85D3A"/>
    <w:multiLevelType w:val="multilevel"/>
    <w:tmpl w:val="A95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635909">
    <w:abstractNumId w:val="17"/>
  </w:num>
  <w:num w:numId="2" w16cid:durableId="1504314568">
    <w:abstractNumId w:val="0"/>
  </w:num>
  <w:num w:numId="3" w16cid:durableId="1400328887">
    <w:abstractNumId w:val="3"/>
  </w:num>
  <w:num w:numId="4" w16cid:durableId="1298879005">
    <w:abstractNumId w:val="8"/>
  </w:num>
  <w:num w:numId="5" w16cid:durableId="1419130760">
    <w:abstractNumId w:val="16"/>
  </w:num>
  <w:num w:numId="6" w16cid:durableId="163128354">
    <w:abstractNumId w:val="12"/>
  </w:num>
  <w:num w:numId="7" w16cid:durableId="524639227">
    <w:abstractNumId w:val="6"/>
  </w:num>
  <w:num w:numId="8" w16cid:durableId="894587431">
    <w:abstractNumId w:val="7"/>
  </w:num>
  <w:num w:numId="9" w16cid:durableId="1204489192">
    <w:abstractNumId w:val="2"/>
  </w:num>
  <w:num w:numId="10" w16cid:durableId="1840731338">
    <w:abstractNumId w:val="9"/>
  </w:num>
  <w:num w:numId="11" w16cid:durableId="928348877">
    <w:abstractNumId w:val="15"/>
  </w:num>
  <w:num w:numId="12" w16cid:durableId="2048026483">
    <w:abstractNumId w:val="4"/>
  </w:num>
  <w:num w:numId="13" w16cid:durableId="1221793893">
    <w:abstractNumId w:val="11"/>
  </w:num>
  <w:num w:numId="14" w16cid:durableId="672339310">
    <w:abstractNumId w:val="14"/>
  </w:num>
  <w:num w:numId="15" w16cid:durableId="72238768">
    <w:abstractNumId w:val="10"/>
  </w:num>
  <w:num w:numId="16" w16cid:durableId="339430428">
    <w:abstractNumId w:val="1"/>
  </w:num>
  <w:num w:numId="17" w16cid:durableId="59639257">
    <w:abstractNumId w:val="5"/>
  </w:num>
  <w:num w:numId="18" w16cid:durableId="2102213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removePersonalInformation/>
  <w:removeDateAndTime/>
  <w:proofState w:spelling="clean" w:grammar="clean"/>
  <w:trackRevisions/>
  <w:documentProtection w:edit="trackedChanges"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19"/>
    <w:rsid w:val="000049A1"/>
    <w:rsid w:val="000836D9"/>
    <w:rsid w:val="000A5701"/>
    <w:rsid w:val="000B306F"/>
    <w:rsid w:val="000F0522"/>
    <w:rsid w:val="00277FB8"/>
    <w:rsid w:val="002A2776"/>
    <w:rsid w:val="002A2DEE"/>
    <w:rsid w:val="004A2429"/>
    <w:rsid w:val="00533E05"/>
    <w:rsid w:val="00542850"/>
    <w:rsid w:val="00551229"/>
    <w:rsid w:val="00602186"/>
    <w:rsid w:val="006535F0"/>
    <w:rsid w:val="006B2AAC"/>
    <w:rsid w:val="006F7B45"/>
    <w:rsid w:val="00727F39"/>
    <w:rsid w:val="00747A70"/>
    <w:rsid w:val="00780B5C"/>
    <w:rsid w:val="007F6CE0"/>
    <w:rsid w:val="008059CE"/>
    <w:rsid w:val="0080750A"/>
    <w:rsid w:val="00831D6F"/>
    <w:rsid w:val="0089505C"/>
    <w:rsid w:val="008B4A9B"/>
    <w:rsid w:val="00912E53"/>
    <w:rsid w:val="00973D07"/>
    <w:rsid w:val="0098322B"/>
    <w:rsid w:val="00996210"/>
    <w:rsid w:val="009D6B70"/>
    <w:rsid w:val="009E0F96"/>
    <w:rsid w:val="00A17C98"/>
    <w:rsid w:val="00A53E26"/>
    <w:rsid w:val="00A80E7D"/>
    <w:rsid w:val="00AE197C"/>
    <w:rsid w:val="00AE7DFA"/>
    <w:rsid w:val="00B14258"/>
    <w:rsid w:val="00B64D04"/>
    <w:rsid w:val="00B75D0A"/>
    <w:rsid w:val="00C57A2C"/>
    <w:rsid w:val="00CA0484"/>
    <w:rsid w:val="00CD54F4"/>
    <w:rsid w:val="00D5319A"/>
    <w:rsid w:val="00D533BB"/>
    <w:rsid w:val="00D56662"/>
    <w:rsid w:val="00D73251"/>
    <w:rsid w:val="00DA609D"/>
    <w:rsid w:val="00E65A53"/>
    <w:rsid w:val="00E67C56"/>
    <w:rsid w:val="00EB1F63"/>
    <w:rsid w:val="00EC5516"/>
    <w:rsid w:val="00F24937"/>
    <w:rsid w:val="00F845DD"/>
    <w:rsid w:val="00FA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A9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A6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6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6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C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C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C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C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6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6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C19"/>
    <w:rPr>
      <w:rFonts w:eastAsiaTheme="majorEastAsia" w:cstheme="majorBidi"/>
      <w:color w:val="272727" w:themeColor="text1" w:themeTint="D8"/>
    </w:rPr>
  </w:style>
  <w:style w:type="paragraph" w:styleId="Title">
    <w:name w:val="Title"/>
    <w:basedOn w:val="Normal"/>
    <w:next w:val="Normal"/>
    <w:link w:val="TitleChar"/>
    <w:uiPriority w:val="10"/>
    <w:qFormat/>
    <w:rsid w:val="00FA6C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C19"/>
    <w:pPr>
      <w:spacing w:before="160"/>
      <w:jc w:val="center"/>
    </w:pPr>
    <w:rPr>
      <w:i/>
      <w:iCs/>
      <w:color w:val="404040" w:themeColor="text1" w:themeTint="BF"/>
    </w:rPr>
  </w:style>
  <w:style w:type="character" w:customStyle="1" w:styleId="QuoteChar">
    <w:name w:val="Quote Char"/>
    <w:basedOn w:val="DefaultParagraphFont"/>
    <w:link w:val="Quote"/>
    <w:uiPriority w:val="29"/>
    <w:rsid w:val="00FA6C19"/>
    <w:rPr>
      <w:i/>
      <w:iCs/>
      <w:color w:val="404040" w:themeColor="text1" w:themeTint="BF"/>
    </w:rPr>
  </w:style>
  <w:style w:type="paragraph" w:styleId="ListParagraph">
    <w:name w:val="List Paragraph"/>
    <w:basedOn w:val="Normal"/>
    <w:link w:val="ListParagraphChar"/>
    <w:qFormat/>
    <w:rsid w:val="00FA6C19"/>
    <w:pPr>
      <w:ind w:left="720"/>
      <w:contextualSpacing/>
    </w:pPr>
  </w:style>
  <w:style w:type="character" w:styleId="IntenseEmphasis">
    <w:name w:val="Intense Emphasis"/>
    <w:basedOn w:val="DefaultParagraphFont"/>
    <w:uiPriority w:val="21"/>
    <w:qFormat/>
    <w:rsid w:val="00FA6C19"/>
    <w:rPr>
      <w:i/>
      <w:iCs/>
      <w:color w:val="0F4761" w:themeColor="accent1" w:themeShade="BF"/>
    </w:rPr>
  </w:style>
  <w:style w:type="paragraph" w:styleId="IntenseQuote">
    <w:name w:val="Intense Quote"/>
    <w:basedOn w:val="Normal"/>
    <w:next w:val="Normal"/>
    <w:link w:val="IntenseQuoteChar"/>
    <w:uiPriority w:val="30"/>
    <w:qFormat/>
    <w:rsid w:val="00FA6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C19"/>
    <w:rPr>
      <w:i/>
      <w:iCs/>
      <w:color w:val="0F4761" w:themeColor="accent1" w:themeShade="BF"/>
    </w:rPr>
  </w:style>
  <w:style w:type="character" w:styleId="IntenseReference">
    <w:name w:val="Intense Reference"/>
    <w:basedOn w:val="DefaultParagraphFont"/>
    <w:uiPriority w:val="32"/>
    <w:qFormat/>
    <w:rsid w:val="00FA6C19"/>
    <w:rPr>
      <w:b/>
      <w:bCs/>
      <w:smallCaps/>
      <w:color w:val="0F4761" w:themeColor="accent1" w:themeShade="BF"/>
      <w:spacing w:val="5"/>
    </w:rPr>
  </w:style>
  <w:style w:type="paragraph" w:styleId="NormalWeb">
    <w:name w:val="Normal (Web)"/>
    <w:basedOn w:val="Normal"/>
    <w:uiPriority w:val="99"/>
    <w:unhideWhenUsed/>
    <w:rsid w:val="00EC5516"/>
    <w:pPr>
      <w:spacing w:before="100" w:beforeAutospacing="1" w:after="100" w:afterAutospacing="1"/>
    </w:pPr>
  </w:style>
  <w:style w:type="character" w:customStyle="1" w:styleId="apple-tab-span">
    <w:name w:val="apple-tab-span"/>
    <w:basedOn w:val="DefaultParagraphFont"/>
    <w:rsid w:val="00EC5516"/>
  </w:style>
  <w:style w:type="character" w:customStyle="1" w:styleId="mw-page-title-main">
    <w:name w:val="mw-page-title-main"/>
    <w:basedOn w:val="DefaultParagraphFont"/>
    <w:rsid w:val="00EC5516"/>
  </w:style>
  <w:style w:type="character" w:customStyle="1" w:styleId="ListParagraphChar">
    <w:name w:val="List Paragraph Char"/>
    <w:link w:val="ListParagraph"/>
    <w:qFormat/>
    <w:locked/>
    <w:rsid w:val="00EC5516"/>
  </w:style>
  <w:style w:type="character" w:styleId="HTMLCode">
    <w:name w:val="HTML Code"/>
    <w:basedOn w:val="DefaultParagraphFont"/>
    <w:uiPriority w:val="99"/>
    <w:semiHidden/>
    <w:unhideWhenUsed/>
    <w:rsid w:val="00831D6F"/>
    <w:rPr>
      <w:rFonts w:ascii="Courier New" w:eastAsia="Times New Roman" w:hAnsi="Courier New" w:cs="Courier New"/>
      <w:sz w:val="20"/>
      <w:szCs w:val="20"/>
    </w:rPr>
  </w:style>
  <w:style w:type="character" w:styleId="Strong">
    <w:name w:val="Strong"/>
    <w:basedOn w:val="DefaultParagraphFont"/>
    <w:uiPriority w:val="22"/>
    <w:qFormat/>
    <w:rsid w:val="009D6B70"/>
    <w:rPr>
      <w:b/>
      <w:bCs/>
    </w:rPr>
  </w:style>
  <w:style w:type="paragraph" w:styleId="Revision">
    <w:name w:val="Revision"/>
    <w:hidden/>
    <w:uiPriority w:val="99"/>
    <w:semiHidden/>
    <w:rsid w:val="00E65A53"/>
    <w:pPr>
      <w:spacing w:after="0" w:line="240" w:lineRule="auto"/>
    </w:pPr>
  </w:style>
  <w:style w:type="paragraph" w:customStyle="1" w:styleId="Body">
    <w:name w:val="Body"/>
    <w:rsid w:val="00AE197C"/>
    <w:pPr>
      <w:spacing w:after="200" w:line="276" w:lineRule="auto"/>
    </w:pPr>
    <w:rPr>
      <w:rFonts w:ascii="Calibri" w:eastAsia="Arial Unicode MS" w:hAnsi="Calibri" w:cs="Arial Unicode MS"/>
      <w:color w:val="000000"/>
      <w:kern w:val="0"/>
      <w:sz w:val="22"/>
      <w:szCs w:val="22"/>
      <w:u w:color="000000"/>
      <w14:ligatures w14:val="none"/>
    </w:rPr>
  </w:style>
  <w:style w:type="character" w:styleId="Hyperlink">
    <w:name w:val="Hyperlink"/>
    <w:basedOn w:val="DefaultParagraphFont"/>
    <w:uiPriority w:val="99"/>
    <w:unhideWhenUsed/>
    <w:rsid w:val="002A2776"/>
    <w:rPr>
      <w:color w:val="467886" w:themeColor="hyperlink"/>
      <w:u w:val="single"/>
    </w:rPr>
  </w:style>
  <w:style w:type="character" w:styleId="UnresolvedMention">
    <w:name w:val="Unresolved Mention"/>
    <w:basedOn w:val="DefaultParagraphFont"/>
    <w:uiPriority w:val="99"/>
    <w:semiHidden/>
    <w:unhideWhenUsed/>
    <w:rsid w:val="00C57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4667">
      <w:bodyDiv w:val="1"/>
      <w:marLeft w:val="0"/>
      <w:marRight w:val="0"/>
      <w:marTop w:val="0"/>
      <w:marBottom w:val="0"/>
      <w:divBdr>
        <w:top w:val="none" w:sz="0" w:space="0" w:color="auto"/>
        <w:left w:val="none" w:sz="0" w:space="0" w:color="auto"/>
        <w:bottom w:val="none" w:sz="0" w:space="0" w:color="auto"/>
        <w:right w:val="none" w:sz="0" w:space="0" w:color="auto"/>
      </w:divBdr>
    </w:div>
    <w:div w:id="118649295">
      <w:bodyDiv w:val="1"/>
      <w:marLeft w:val="0"/>
      <w:marRight w:val="0"/>
      <w:marTop w:val="0"/>
      <w:marBottom w:val="0"/>
      <w:divBdr>
        <w:top w:val="none" w:sz="0" w:space="0" w:color="auto"/>
        <w:left w:val="none" w:sz="0" w:space="0" w:color="auto"/>
        <w:bottom w:val="none" w:sz="0" w:space="0" w:color="auto"/>
        <w:right w:val="none" w:sz="0" w:space="0" w:color="auto"/>
      </w:divBdr>
    </w:div>
    <w:div w:id="188882976">
      <w:bodyDiv w:val="1"/>
      <w:marLeft w:val="0"/>
      <w:marRight w:val="0"/>
      <w:marTop w:val="0"/>
      <w:marBottom w:val="0"/>
      <w:divBdr>
        <w:top w:val="none" w:sz="0" w:space="0" w:color="auto"/>
        <w:left w:val="none" w:sz="0" w:space="0" w:color="auto"/>
        <w:bottom w:val="none" w:sz="0" w:space="0" w:color="auto"/>
        <w:right w:val="none" w:sz="0" w:space="0" w:color="auto"/>
      </w:divBdr>
    </w:div>
    <w:div w:id="252859857">
      <w:bodyDiv w:val="1"/>
      <w:marLeft w:val="0"/>
      <w:marRight w:val="0"/>
      <w:marTop w:val="0"/>
      <w:marBottom w:val="0"/>
      <w:divBdr>
        <w:top w:val="none" w:sz="0" w:space="0" w:color="auto"/>
        <w:left w:val="none" w:sz="0" w:space="0" w:color="auto"/>
        <w:bottom w:val="none" w:sz="0" w:space="0" w:color="auto"/>
        <w:right w:val="none" w:sz="0" w:space="0" w:color="auto"/>
      </w:divBdr>
    </w:div>
    <w:div w:id="335573450">
      <w:bodyDiv w:val="1"/>
      <w:marLeft w:val="0"/>
      <w:marRight w:val="0"/>
      <w:marTop w:val="0"/>
      <w:marBottom w:val="0"/>
      <w:divBdr>
        <w:top w:val="none" w:sz="0" w:space="0" w:color="auto"/>
        <w:left w:val="none" w:sz="0" w:space="0" w:color="auto"/>
        <w:bottom w:val="none" w:sz="0" w:space="0" w:color="auto"/>
        <w:right w:val="none" w:sz="0" w:space="0" w:color="auto"/>
      </w:divBdr>
    </w:div>
    <w:div w:id="384527194">
      <w:bodyDiv w:val="1"/>
      <w:marLeft w:val="0"/>
      <w:marRight w:val="0"/>
      <w:marTop w:val="0"/>
      <w:marBottom w:val="0"/>
      <w:divBdr>
        <w:top w:val="none" w:sz="0" w:space="0" w:color="auto"/>
        <w:left w:val="none" w:sz="0" w:space="0" w:color="auto"/>
        <w:bottom w:val="none" w:sz="0" w:space="0" w:color="auto"/>
        <w:right w:val="none" w:sz="0" w:space="0" w:color="auto"/>
      </w:divBdr>
    </w:div>
    <w:div w:id="599417332">
      <w:bodyDiv w:val="1"/>
      <w:marLeft w:val="0"/>
      <w:marRight w:val="0"/>
      <w:marTop w:val="0"/>
      <w:marBottom w:val="0"/>
      <w:divBdr>
        <w:top w:val="none" w:sz="0" w:space="0" w:color="auto"/>
        <w:left w:val="none" w:sz="0" w:space="0" w:color="auto"/>
        <w:bottom w:val="none" w:sz="0" w:space="0" w:color="auto"/>
        <w:right w:val="none" w:sz="0" w:space="0" w:color="auto"/>
      </w:divBdr>
    </w:div>
    <w:div w:id="649790820">
      <w:bodyDiv w:val="1"/>
      <w:marLeft w:val="0"/>
      <w:marRight w:val="0"/>
      <w:marTop w:val="0"/>
      <w:marBottom w:val="0"/>
      <w:divBdr>
        <w:top w:val="none" w:sz="0" w:space="0" w:color="auto"/>
        <w:left w:val="none" w:sz="0" w:space="0" w:color="auto"/>
        <w:bottom w:val="none" w:sz="0" w:space="0" w:color="auto"/>
        <w:right w:val="none" w:sz="0" w:space="0" w:color="auto"/>
      </w:divBdr>
    </w:div>
    <w:div w:id="692193973">
      <w:bodyDiv w:val="1"/>
      <w:marLeft w:val="0"/>
      <w:marRight w:val="0"/>
      <w:marTop w:val="0"/>
      <w:marBottom w:val="0"/>
      <w:divBdr>
        <w:top w:val="none" w:sz="0" w:space="0" w:color="auto"/>
        <w:left w:val="none" w:sz="0" w:space="0" w:color="auto"/>
        <w:bottom w:val="none" w:sz="0" w:space="0" w:color="auto"/>
        <w:right w:val="none" w:sz="0" w:space="0" w:color="auto"/>
      </w:divBdr>
    </w:div>
    <w:div w:id="757797563">
      <w:bodyDiv w:val="1"/>
      <w:marLeft w:val="0"/>
      <w:marRight w:val="0"/>
      <w:marTop w:val="0"/>
      <w:marBottom w:val="0"/>
      <w:divBdr>
        <w:top w:val="none" w:sz="0" w:space="0" w:color="auto"/>
        <w:left w:val="none" w:sz="0" w:space="0" w:color="auto"/>
        <w:bottom w:val="none" w:sz="0" w:space="0" w:color="auto"/>
        <w:right w:val="none" w:sz="0" w:space="0" w:color="auto"/>
      </w:divBdr>
    </w:div>
    <w:div w:id="826825797">
      <w:bodyDiv w:val="1"/>
      <w:marLeft w:val="0"/>
      <w:marRight w:val="0"/>
      <w:marTop w:val="0"/>
      <w:marBottom w:val="0"/>
      <w:divBdr>
        <w:top w:val="none" w:sz="0" w:space="0" w:color="auto"/>
        <w:left w:val="none" w:sz="0" w:space="0" w:color="auto"/>
        <w:bottom w:val="none" w:sz="0" w:space="0" w:color="auto"/>
        <w:right w:val="none" w:sz="0" w:space="0" w:color="auto"/>
      </w:divBdr>
    </w:div>
    <w:div w:id="855657035">
      <w:bodyDiv w:val="1"/>
      <w:marLeft w:val="0"/>
      <w:marRight w:val="0"/>
      <w:marTop w:val="0"/>
      <w:marBottom w:val="0"/>
      <w:divBdr>
        <w:top w:val="none" w:sz="0" w:space="0" w:color="auto"/>
        <w:left w:val="none" w:sz="0" w:space="0" w:color="auto"/>
        <w:bottom w:val="none" w:sz="0" w:space="0" w:color="auto"/>
        <w:right w:val="none" w:sz="0" w:space="0" w:color="auto"/>
      </w:divBdr>
    </w:div>
    <w:div w:id="870412432">
      <w:bodyDiv w:val="1"/>
      <w:marLeft w:val="0"/>
      <w:marRight w:val="0"/>
      <w:marTop w:val="0"/>
      <w:marBottom w:val="0"/>
      <w:divBdr>
        <w:top w:val="none" w:sz="0" w:space="0" w:color="auto"/>
        <w:left w:val="none" w:sz="0" w:space="0" w:color="auto"/>
        <w:bottom w:val="none" w:sz="0" w:space="0" w:color="auto"/>
        <w:right w:val="none" w:sz="0" w:space="0" w:color="auto"/>
      </w:divBdr>
    </w:div>
    <w:div w:id="915242814">
      <w:bodyDiv w:val="1"/>
      <w:marLeft w:val="0"/>
      <w:marRight w:val="0"/>
      <w:marTop w:val="0"/>
      <w:marBottom w:val="0"/>
      <w:divBdr>
        <w:top w:val="none" w:sz="0" w:space="0" w:color="auto"/>
        <w:left w:val="none" w:sz="0" w:space="0" w:color="auto"/>
        <w:bottom w:val="none" w:sz="0" w:space="0" w:color="auto"/>
        <w:right w:val="none" w:sz="0" w:space="0" w:color="auto"/>
      </w:divBdr>
    </w:div>
    <w:div w:id="935136471">
      <w:bodyDiv w:val="1"/>
      <w:marLeft w:val="0"/>
      <w:marRight w:val="0"/>
      <w:marTop w:val="0"/>
      <w:marBottom w:val="0"/>
      <w:divBdr>
        <w:top w:val="none" w:sz="0" w:space="0" w:color="auto"/>
        <w:left w:val="none" w:sz="0" w:space="0" w:color="auto"/>
        <w:bottom w:val="none" w:sz="0" w:space="0" w:color="auto"/>
        <w:right w:val="none" w:sz="0" w:space="0" w:color="auto"/>
      </w:divBdr>
    </w:div>
    <w:div w:id="974869888">
      <w:bodyDiv w:val="1"/>
      <w:marLeft w:val="0"/>
      <w:marRight w:val="0"/>
      <w:marTop w:val="0"/>
      <w:marBottom w:val="0"/>
      <w:divBdr>
        <w:top w:val="none" w:sz="0" w:space="0" w:color="auto"/>
        <w:left w:val="none" w:sz="0" w:space="0" w:color="auto"/>
        <w:bottom w:val="none" w:sz="0" w:space="0" w:color="auto"/>
        <w:right w:val="none" w:sz="0" w:space="0" w:color="auto"/>
      </w:divBdr>
    </w:div>
    <w:div w:id="982538993">
      <w:bodyDiv w:val="1"/>
      <w:marLeft w:val="0"/>
      <w:marRight w:val="0"/>
      <w:marTop w:val="0"/>
      <w:marBottom w:val="0"/>
      <w:divBdr>
        <w:top w:val="none" w:sz="0" w:space="0" w:color="auto"/>
        <w:left w:val="none" w:sz="0" w:space="0" w:color="auto"/>
        <w:bottom w:val="none" w:sz="0" w:space="0" w:color="auto"/>
        <w:right w:val="none" w:sz="0" w:space="0" w:color="auto"/>
      </w:divBdr>
    </w:div>
    <w:div w:id="992024957">
      <w:bodyDiv w:val="1"/>
      <w:marLeft w:val="0"/>
      <w:marRight w:val="0"/>
      <w:marTop w:val="0"/>
      <w:marBottom w:val="0"/>
      <w:divBdr>
        <w:top w:val="none" w:sz="0" w:space="0" w:color="auto"/>
        <w:left w:val="none" w:sz="0" w:space="0" w:color="auto"/>
        <w:bottom w:val="none" w:sz="0" w:space="0" w:color="auto"/>
        <w:right w:val="none" w:sz="0" w:space="0" w:color="auto"/>
      </w:divBdr>
    </w:div>
    <w:div w:id="1039550049">
      <w:bodyDiv w:val="1"/>
      <w:marLeft w:val="0"/>
      <w:marRight w:val="0"/>
      <w:marTop w:val="0"/>
      <w:marBottom w:val="0"/>
      <w:divBdr>
        <w:top w:val="none" w:sz="0" w:space="0" w:color="auto"/>
        <w:left w:val="none" w:sz="0" w:space="0" w:color="auto"/>
        <w:bottom w:val="none" w:sz="0" w:space="0" w:color="auto"/>
        <w:right w:val="none" w:sz="0" w:space="0" w:color="auto"/>
      </w:divBdr>
    </w:div>
    <w:div w:id="1102721171">
      <w:bodyDiv w:val="1"/>
      <w:marLeft w:val="0"/>
      <w:marRight w:val="0"/>
      <w:marTop w:val="0"/>
      <w:marBottom w:val="0"/>
      <w:divBdr>
        <w:top w:val="none" w:sz="0" w:space="0" w:color="auto"/>
        <w:left w:val="none" w:sz="0" w:space="0" w:color="auto"/>
        <w:bottom w:val="none" w:sz="0" w:space="0" w:color="auto"/>
        <w:right w:val="none" w:sz="0" w:space="0" w:color="auto"/>
      </w:divBdr>
    </w:div>
    <w:div w:id="1111974457">
      <w:bodyDiv w:val="1"/>
      <w:marLeft w:val="0"/>
      <w:marRight w:val="0"/>
      <w:marTop w:val="0"/>
      <w:marBottom w:val="0"/>
      <w:divBdr>
        <w:top w:val="none" w:sz="0" w:space="0" w:color="auto"/>
        <w:left w:val="none" w:sz="0" w:space="0" w:color="auto"/>
        <w:bottom w:val="none" w:sz="0" w:space="0" w:color="auto"/>
        <w:right w:val="none" w:sz="0" w:space="0" w:color="auto"/>
      </w:divBdr>
    </w:div>
    <w:div w:id="1154220420">
      <w:bodyDiv w:val="1"/>
      <w:marLeft w:val="0"/>
      <w:marRight w:val="0"/>
      <w:marTop w:val="0"/>
      <w:marBottom w:val="0"/>
      <w:divBdr>
        <w:top w:val="none" w:sz="0" w:space="0" w:color="auto"/>
        <w:left w:val="none" w:sz="0" w:space="0" w:color="auto"/>
        <w:bottom w:val="none" w:sz="0" w:space="0" w:color="auto"/>
        <w:right w:val="none" w:sz="0" w:space="0" w:color="auto"/>
      </w:divBdr>
    </w:div>
    <w:div w:id="1190142328">
      <w:bodyDiv w:val="1"/>
      <w:marLeft w:val="0"/>
      <w:marRight w:val="0"/>
      <w:marTop w:val="0"/>
      <w:marBottom w:val="0"/>
      <w:divBdr>
        <w:top w:val="none" w:sz="0" w:space="0" w:color="auto"/>
        <w:left w:val="none" w:sz="0" w:space="0" w:color="auto"/>
        <w:bottom w:val="none" w:sz="0" w:space="0" w:color="auto"/>
        <w:right w:val="none" w:sz="0" w:space="0" w:color="auto"/>
      </w:divBdr>
    </w:div>
    <w:div w:id="1195387603">
      <w:bodyDiv w:val="1"/>
      <w:marLeft w:val="0"/>
      <w:marRight w:val="0"/>
      <w:marTop w:val="0"/>
      <w:marBottom w:val="0"/>
      <w:divBdr>
        <w:top w:val="none" w:sz="0" w:space="0" w:color="auto"/>
        <w:left w:val="none" w:sz="0" w:space="0" w:color="auto"/>
        <w:bottom w:val="none" w:sz="0" w:space="0" w:color="auto"/>
        <w:right w:val="none" w:sz="0" w:space="0" w:color="auto"/>
      </w:divBdr>
    </w:div>
    <w:div w:id="1222912048">
      <w:bodyDiv w:val="1"/>
      <w:marLeft w:val="0"/>
      <w:marRight w:val="0"/>
      <w:marTop w:val="0"/>
      <w:marBottom w:val="0"/>
      <w:divBdr>
        <w:top w:val="none" w:sz="0" w:space="0" w:color="auto"/>
        <w:left w:val="none" w:sz="0" w:space="0" w:color="auto"/>
        <w:bottom w:val="none" w:sz="0" w:space="0" w:color="auto"/>
        <w:right w:val="none" w:sz="0" w:space="0" w:color="auto"/>
      </w:divBdr>
    </w:div>
    <w:div w:id="1268777852">
      <w:bodyDiv w:val="1"/>
      <w:marLeft w:val="0"/>
      <w:marRight w:val="0"/>
      <w:marTop w:val="0"/>
      <w:marBottom w:val="0"/>
      <w:divBdr>
        <w:top w:val="none" w:sz="0" w:space="0" w:color="auto"/>
        <w:left w:val="none" w:sz="0" w:space="0" w:color="auto"/>
        <w:bottom w:val="none" w:sz="0" w:space="0" w:color="auto"/>
        <w:right w:val="none" w:sz="0" w:space="0" w:color="auto"/>
      </w:divBdr>
    </w:div>
    <w:div w:id="1306856548">
      <w:bodyDiv w:val="1"/>
      <w:marLeft w:val="0"/>
      <w:marRight w:val="0"/>
      <w:marTop w:val="0"/>
      <w:marBottom w:val="0"/>
      <w:divBdr>
        <w:top w:val="none" w:sz="0" w:space="0" w:color="auto"/>
        <w:left w:val="none" w:sz="0" w:space="0" w:color="auto"/>
        <w:bottom w:val="none" w:sz="0" w:space="0" w:color="auto"/>
        <w:right w:val="none" w:sz="0" w:space="0" w:color="auto"/>
      </w:divBdr>
    </w:div>
    <w:div w:id="1309482477">
      <w:bodyDiv w:val="1"/>
      <w:marLeft w:val="0"/>
      <w:marRight w:val="0"/>
      <w:marTop w:val="0"/>
      <w:marBottom w:val="0"/>
      <w:divBdr>
        <w:top w:val="none" w:sz="0" w:space="0" w:color="auto"/>
        <w:left w:val="none" w:sz="0" w:space="0" w:color="auto"/>
        <w:bottom w:val="none" w:sz="0" w:space="0" w:color="auto"/>
        <w:right w:val="none" w:sz="0" w:space="0" w:color="auto"/>
      </w:divBdr>
    </w:div>
    <w:div w:id="1333680559">
      <w:bodyDiv w:val="1"/>
      <w:marLeft w:val="0"/>
      <w:marRight w:val="0"/>
      <w:marTop w:val="0"/>
      <w:marBottom w:val="0"/>
      <w:divBdr>
        <w:top w:val="none" w:sz="0" w:space="0" w:color="auto"/>
        <w:left w:val="none" w:sz="0" w:space="0" w:color="auto"/>
        <w:bottom w:val="none" w:sz="0" w:space="0" w:color="auto"/>
        <w:right w:val="none" w:sz="0" w:space="0" w:color="auto"/>
      </w:divBdr>
    </w:div>
    <w:div w:id="1346783858">
      <w:bodyDiv w:val="1"/>
      <w:marLeft w:val="0"/>
      <w:marRight w:val="0"/>
      <w:marTop w:val="0"/>
      <w:marBottom w:val="0"/>
      <w:divBdr>
        <w:top w:val="none" w:sz="0" w:space="0" w:color="auto"/>
        <w:left w:val="none" w:sz="0" w:space="0" w:color="auto"/>
        <w:bottom w:val="none" w:sz="0" w:space="0" w:color="auto"/>
        <w:right w:val="none" w:sz="0" w:space="0" w:color="auto"/>
      </w:divBdr>
    </w:div>
    <w:div w:id="1349941643">
      <w:bodyDiv w:val="1"/>
      <w:marLeft w:val="0"/>
      <w:marRight w:val="0"/>
      <w:marTop w:val="0"/>
      <w:marBottom w:val="0"/>
      <w:divBdr>
        <w:top w:val="none" w:sz="0" w:space="0" w:color="auto"/>
        <w:left w:val="none" w:sz="0" w:space="0" w:color="auto"/>
        <w:bottom w:val="none" w:sz="0" w:space="0" w:color="auto"/>
        <w:right w:val="none" w:sz="0" w:space="0" w:color="auto"/>
      </w:divBdr>
    </w:div>
    <w:div w:id="1440683768">
      <w:bodyDiv w:val="1"/>
      <w:marLeft w:val="0"/>
      <w:marRight w:val="0"/>
      <w:marTop w:val="0"/>
      <w:marBottom w:val="0"/>
      <w:divBdr>
        <w:top w:val="none" w:sz="0" w:space="0" w:color="auto"/>
        <w:left w:val="none" w:sz="0" w:space="0" w:color="auto"/>
        <w:bottom w:val="none" w:sz="0" w:space="0" w:color="auto"/>
        <w:right w:val="none" w:sz="0" w:space="0" w:color="auto"/>
      </w:divBdr>
    </w:div>
    <w:div w:id="1458639228">
      <w:bodyDiv w:val="1"/>
      <w:marLeft w:val="0"/>
      <w:marRight w:val="0"/>
      <w:marTop w:val="0"/>
      <w:marBottom w:val="0"/>
      <w:divBdr>
        <w:top w:val="none" w:sz="0" w:space="0" w:color="auto"/>
        <w:left w:val="none" w:sz="0" w:space="0" w:color="auto"/>
        <w:bottom w:val="none" w:sz="0" w:space="0" w:color="auto"/>
        <w:right w:val="none" w:sz="0" w:space="0" w:color="auto"/>
      </w:divBdr>
    </w:div>
    <w:div w:id="1479692755">
      <w:bodyDiv w:val="1"/>
      <w:marLeft w:val="0"/>
      <w:marRight w:val="0"/>
      <w:marTop w:val="0"/>
      <w:marBottom w:val="0"/>
      <w:divBdr>
        <w:top w:val="none" w:sz="0" w:space="0" w:color="auto"/>
        <w:left w:val="none" w:sz="0" w:space="0" w:color="auto"/>
        <w:bottom w:val="none" w:sz="0" w:space="0" w:color="auto"/>
        <w:right w:val="none" w:sz="0" w:space="0" w:color="auto"/>
      </w:divBdr>
    </w:div>
    <w:div w:id="1498035607">
      <w:bodyDiv w:val="1"/>
      <w:marLeft w:val="0"/>
      <w:marRight w:val="0"/>
      <w:marTop w:val="0"/>
      <w:marBottom w:val="0"/>
      <w:divBdr>
        <w:top w:val="none" w:sz="0" w:space="0" w:color="auto"/>
        <w:left w:val="none" w:sz="0" w:space="0" w:color="auto"/>
        <w:bottom w:val="none" w:sz="0" w:space="0" w:color="auto"/>
        <w:right w:val="none" w:sz="0" w:space="0" w:color="auto"/>
      </w:divBdr>
    </w:div>
    <w:div w:id="1510372313">
      <w:bodyDiv w:val="1"/>
      <w:marLeft w:val="0"/>
      <w:marRight w:val="0"/>
      <w:marTop w:val="0"/>
      <w:marBottom w:val="0"/>
      <w:divBdr>
        <w:top w:val="none" w:sz="0" w:space="0" w:color="auto"/>
        <w:left w:val="none" w:sz="0" w:space="0" w:color="auto"/>
        <w:bottom w:val="none" w:sz="0" w:space="0" w:color="auto"/>
        <w:right w:val="none" w:sz="0" w:space="0" w:color="auto"/>
      </w:divBdr>
    </w:div>
    <w:div w:id="1568104419">
      <w:bodyDiv w:val="1"/>
      <w:marLeft w:val="0"/>
      <w:marRight w:val="0"/>
      <w:marTop w:val="0"/>
      <w:marBottom w:val="0"/>
      <w:divBdr>
        <w:top w:val="none" w:sz="0" w:space="0" w:color="auto"/>
        <w:left w:val="none" w:sz="0" w:space="0" w:color="auto"/>
        <w:bottom w:val="none" w:sz="0" w:space="0" w:color="auto"/>
        <w:right w:val="none" w:sz="0" w:space="0" w:color="auto"/>
      </w:divBdr>
    </w:div>
    <w:div w:id="1614552657">
      <w:bodyDiv w:val="1"/>
      <w:marLeft w:val="0"/>
      <w:marRight w:val="0"/>
      <w:marTop w:val="0"/>
      <w:marBottom w:val="0"/>
      <w:divBdr>
        <w:top w:val="none" w:sz="0" w:space="0" w:color="auto"/>
        <w:left w:val="none" w:sz="0" w:space="0" w:color="auto"/>
        <w:bottom w:val="none" w:sz="0" w:space="0" w:color="auto"/>
        <w:right w:val="none" w:sz="0" w:space="0" w:color="auto"/>
      </w:divBdr>
    </w:div>
    <w:div w:id="1622179165">
      <w:bodyDiv w:val="1"/>
      <w:marLeft w:val="0"/>
      <w:marRight w:val="0"/>
      <w:marTop w:val="0"/>
      <w:marBottom w:val="0"/>
      <w:divBdr>
        <w:top w:val="none" w:sz="0" w:space="0" w:color="auto"/>
        <w:left w:val="none" w:sz="0" w:space="0" w:color="auto"/>
        <w:bottom w:val="none" w:sz="0" w:space="0" w:color="auto"/>
        <w:right w:val="none" w:sz="0" w:space="0" w:color="auto"/>
      </w:divBdr>
    </w:div>
    <w:div w:id="1633168191">
      <w:bodyDiv w:val="1"/>
      <w:marLeft w:val="0"/>
      <w:marRight w:val="0"/>
      <w:marTop w:val="0"/>
      <w:marBottom w:val="0"/>
      <w:divBdr>
        <w:top w:val="none" w:sz="0" w:space="0" w:color="auto"/>
        <w:left w:val="none" w:sz="0" w:space="0" w:color="auto"/>
        <w:bottom w:val="none" w:sz="0" w:space="0" w:color="auto"/>
        <w:right w:val="none" w:sz="0" w:space="0" w:color="auto"/>
      </w:divBdr>
    </w:div>
    <w:div w:id="1650598152">
      <w:bodyDiv w:val="1"/>
      <w:marLeft w:val="0"/>
      <w:marRight w:val="0"/>
      <w:marTop w:val="0"/>
      <w:marBottom w:val="0"/>
      <w:divBdr>
        <w:top w:val="none" w:sz="0" w:space="0" w:color="auto"/>
        <w:left w:val="none" w:sz="0" w:space="0" w:color="auto"/>
        <w:bottom w:val="none" w:sz="0" w:space="0" w:color="auto"/>
        <w:right w:val="none" w:sz="0" w:space="0" w:color="auto"/>
      </w:divBdr>
    </w:div>
    <w:div w:id="1670059067">
      <w:bodyDiv w:val="1"/>
      <w:marLeft w:val="0"/>
      <w:marRight w:val="0"/>
      <w:marTop w:val="0"/>
      <w:marBottom w:val="0"/>
      <w:divBdr>
        <w:top w:val="none" w:sz="0" w:space="0" w:color="auto"/>
        <w:left w:val="none" w:sz="0" w:space="0" w:color="auto"/>
        <w:bottom w:val="none" w:sz="0" w:space="0" w:color="auto"/>
        <w:right w:val="none" w:sz="0" w:space="0" w:color="auto"/>
      </w:divBdr>
    </w:div>
    <w:div w:id="1681856085">
      <w:bodyDiv w:val="1"/>
      <w:marLeft w:val="0"/>
      <w:marRight w:val="0"/>
      <w:marTop w:val="0"/>
      <w:marBottom w:val="0"/>
      <w:divBdr>
        <w:top w:val="none" w:sz="0" w:space="0" w:color="auto"/>
        <w:left w:val="none" w:sz="0" w:space="0" w:color="auto"/>
        <w:bottom w:val="none" w:sz="0" w:space="0" w:color="auto"/>
        <w:right w:val="none" w:sz="0" w:space="0" w:color="auto"/>
      </w:divBdr>
    </w:div>
    <w:div w:id="1733582761">
      <w:bodyDiv w:val="1"/>
      <w:marLeft w:val="0"/>
      <w:marRight w:val="0"/>
      <w:marTop w:val="0"/>
      <w:marBottom w:val="0"/>
      <w:divBdr>
        <w:top w:val="none" w:sz="0" w:space="0" w:color="auto"/>
        <w:left w:val="none" w:sz="0" w:space="0" w:color="auto"/>
        <w:bottom w:val="none" w:sz="0" w:space="0" w:color="auto"/>
        <w:right w:val="none" w:sz="0" w:space="0" w:color="auto"/>
      </w:divBdr>
    </w:div>
    <w:div w:id="1779180504">
      <w:bodyDiv w:val="1"/>
      <w:marLeft w:val="0"/>
      <w:marRight w:val="0"/>
      <w:marTop w:val="0"/>
      <w:marBottom w:val="0"/>
      <w:divBdr>
        <w:top w:val="none" w:sz="0" w:space="0" w:color="auto"/>
        <w:left w:val="none" w:sz="0" w:space="0" w:color="auto"/>
        <w:bottom w:val="none" w:sz="0" w:space="0" w:color="auto"/>
        <w:right w:val="none" w:sz="0" w:space="0" w:color="auto"/>
      </w:divBdr>
    </w:div>
    <w:div w:id="1819154272">
      <w:bodyDiv w:val="1"/>
      <w:marLeft w:val="0"/>
      <w:marRight w:val="0"/>
      <w:marTop w:val="0"/>
      <w:marBottom w:val="0"/>
      <w:divBdr>
        <w:top w:val="none" w:sz="0" w:space="0" w:color="auto"/>
        <w:left w:val="none" w:sz="0" w:space="0" w:color="auto"/>
        <w:bottom w:val="none" w:sz="0" w:space="0" w:color="auto"/>
        <w:right w:val="none" w:sz="0" w:space="0" w:color="auto"/>
      </w:divBdr>
    </w:div>
    <w:div w:id="1828738449">
      <w:bodyDiv w:val="1"/>
      <w:marLeft w:val="0"/>
      <w:marRight w:val="0"/>
      <w:marTop w:val="0"/>
      <w:marBottom w:val="0"/>
      <w:divBdr>
        <w:top w:val="none" w:sz="0" w:space="0" w:color="auto"/>
        <w:left w:val="none" w:sz="0" w:space="0" w:color="auto"/>
        <w:bottom w:val="none" w:sz="0" w:space="0" w:color="auto"/>
        <w:right w:val="none" w:sz="0" w:space="0" w:color="auto"/>
      </w:divBdr>
    </w:div>
    <w:div w:id="1935089898">
      <w:bodyDiv w:val="1"/>
      <w:marLeft w:val="0"/>
      <w:marRight w:val="0"/>
      <w:marTop w:val="0"/>
      <w:marBottom w:val="0"/>
      <w:divBdr>
        <w:top w:val="none" w:sz="0" w:space="0" w:color="auto"/>
        <w:left w:val="none" w:sz="0" w:space="0" w:color="auto"/>
        <w:bottom w:val="none" w:sz="0" w:space="0" w:color="auto"/>
        <w:right w:val="none" w:sz="0" w:space="0" w:color="auto"/>
      </w:divBdr>
    </w:div>
    <w:div w:id="1957177613">
      <w:bodyDiv w:val="1"/>
      <w:marLeft w:val="0"/>
      <w:marRight w:val="0"/>
      <w:marTop w:val="0"/>
      <w:marBottom w:val="0"/>
      <w:divBdr>
        <w:top w:val="none" w:sz="0" w:space="0" w:color="auto"/>
        <w:left w:val="none" w:sz="0" w:space="0" w:color="auto"/>
        <w:bottom w:val="none" w:sz="0" w:space="0" w:color="auto"/>
        <w:right w:val="none" w:sz="0" w:space="0" w:color="auto"/>
      </w:divBdr>
    </w:div>
    <w:div w:id="1966350459">
      <w:bodyDiv w:val="1"/>
      <w:marLeft w:val="0"/>
      <w:marRight w:val="0"/>
      <w:marTop w:val="0"/>
      <w:marBottom w:val="0"/>
      <w:divBdr>
        <w:top w:val="none" w:sz="0" w:space="0" w:color="auto"/>
        <w:left w:val="none" w:sz="0" w:space="0" w:color="auto"/>
        <w:bottom w:val="none" w:sz="0" w:space="0" w:color="auto"/>
        <w:right w:val="none" w:sz="0" w:space="0" w:color="auto"/>
      </w:divBdr>
    </w:div>
    <w:div w:id="2039113768">
      <w:bodyDiv w:val="1"/>
      <w:marLeft w:val="0"/>
      <w:marRight w:val="0"/>
      <w:marTop w:val="0"/>
      <w:marBottom w:val="0"/>
      <w:divBdr>
        <w:top w:val="none" w:sz="0" w:space="0" w:color="auto"/>
        <w:left w:val="none" w:sz="0" w:space="0" w:color="auto"/>
        <w:bottom w:val="none" w:sz="0" w:space="0" w:color="auto"/>
        <w:right w:val="none" w:sz="0" w:space="0" w:color="auto"/>
      </w:divBdr>
    </w:div>
    <w:div w:id="2042396594">
      <w:bodyDiv w:val="1"/>
      <w:marLeft w:val="0"/>
      <w:marRight w:val="0"/>
      <w:marTop w:val="0"/>
      <w:marBottom w:val="0"/>
      <w:divBdr>
        <w:top w:val="none" w:sz="0" w:space="0" w:color="auto"/>
        <w:left w:val="none" w:sz="0" w:space="0" w:color="auto"/>
        <w:bottom w:val="none" w:sz="0" w:space="0" w:color="auto"/>
        <w:right w:val="none" w:sz="0" w:space="0" w:color="auto"/>
      </w:divBdr>
    </w:div>
    <w:div w:id="2043506193">
      <w:bodyDiv w:val="1"/>
      <w:marLeft w:val="0"/>
      <w:marRight w:val="0"/>
      <w:marTop w:val="0"/>
      <w:marBottom w:val="0"/>
      <w:divBdr>
        <w:top w:val="none" w:sz="0" w:space="0" w:color="auto"/>
        <w:left w:val="none" w:sz="0" w:space="0" w:color="auto"/>
        <w:bottom w:val="none" w:sz="0" w:space="0" w:color="auto"/>
        <w:right w:val="none" w:sz="0" w:space="0" w:color="auto"/>
      </w:divBdr>
    </w:div>
    <w:div w:id="2072388083">
      <w:bodyDiv w:val="1"/>
      <w:marLeft w:val="0"/>
      <w:marRight w:val="0"/>
      <w:marTop w:val="0"/>
      <w:marBottom w:val="0"/>
      <w:divBdr>
        <w:top w:val="none" w:sz="0" w:space="0" w:color="auto"/>
        <w:left w:val="none" w:sz="0" w:space="0" w:color="auto"/>
        <w:bottom w:val="none" w:sz="0" w:space="0" w:color="auto"/>
        <w:right w:val="none" w:sz="0" w:space="0" w:color="auto"/>
      </w:divBdr>
    </w:div>
    <w:div w:id="209519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lekhya.jav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2025-02-26T23:12:00Z</dcterms:created>
  <dcterms:modified xsi:type="dcterms:W3CDTF">2025-03-10T18:58:00Z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bool>false</vt:bool>
  </property>
  <property fmtid="{D5CDD505-2E9C-101B-9397-08002B2CF9AE}" pid="3" name="Client">
    <vt:bool>false</vt:bool>
  </property>
  <property fmtid="{D5CDD505-2E9C-101B-9397-08002B2CF9AE}" pid="4" name="Date completed">
    <vt:bool>false</vt:bool>
  </property>
  <property fmtid="{D5CDD505-2E9C-101B-9397-08002B2CF9AE}" pid="5" name="Department">
    <vt:bool>false</vt:bool>
  </property>
  <property fmtid="{D5CDD505-2E9C-101B-9397-08002B2CF9AE}" pid="6" name="Destination">
    <vt:bool>false</vt:bool>
  </property>
  <property fmtid="{D5CDD505-2E9C-101B-9397-08002B2CF9AE}" pid="7" name="Disposition">
    <vt:bool>false</vt:bool>
  </property>
  <property fmtid="{D5CDD505-2E9C-101B-9397-08002B2CF9AE}" pid="8" name="Division">
    <vt:bool>false</vt:bool>
  </property>
  <property fmtid="{D5CDD505-2E9C-101B-9397-08002B2CF9AE}" pid="9" name="Document number">
    <vt:bool>false</vt:bool>
  </property>
  <property fmtid="{D5CDD505-2E9C-101B-9397-08002B2CF9AE}" pid="10" name="Forward to">
    <vt:bool>false</vt:bool>
  </property>
  <property fmtid="{D5CDD505-2E9C-101B-9397-08002B2CF9AE}" pid="11" name="Group">
    <vt:bool>false</vt:bool>
  </property>
  <property fmtid="{D5CDD505-2E9C-101B-9397-08002B2CF9AE}" pid="12" name="Language">
    <vt:bool>false</vt:bool>
  </property>
  <property fmtid="{D5CDD505-2E9C-101B-9397-08002B2CF9AE}" pid="13" name="Mailstop">
    <vt:bool>false</vt:bool>
  </property>
  <property fmtid="{D5CDD505-2E9C-101B-9397-08002B2CF9AE}" pid="14" name="Matter">
    <vt:bool>false</vt:bool>
  </property>
  <property fmtid="{D5CDD505-2E9C-101B-9397-08002B2CF9AE}" pid="15" name="Office">
    <vt:bool>false</vt:bool>
  </property>
  <property fmtid="{D5CDD505-2E9C-101B-9397-08002B2CF9AE}" pid="16" name="Owner">
    <vt:bool>false</vt:bool>
  </property>
  <property fmtid="{D5CDD505-2E9C-101B-9397-08002B2CF9AE}" pid="17" name="Project">
    <vt:bool>false</vt:bool>
  </property>
  <property fmtid="{D5CDD505-2E9C-101B-9397-08002B2CF9AE}" pid="18" name="Publisher">
    <vt:bool>false</vt:bool>
  </property>
  <property fmtid="{D5CDD505-2E9C-101B-9397-08002B2CF9AE}" pid="19" name="Purpose">
    <vt:bool>false</vt:bool>
  </property>
  <property fmtid="{D5CDD505-2E9C-101B-9397-08002B2CF9AE}" pid="20" name="Received from">
    <vt:bool>false</vt:bool>
  </property>
  <property fmtid="{D5CDD505-2E9C-101B-9397-08002B2CF9AE}" pid="21" name="Recorded by">
    <vt:bool>false</vt:bool>
  </property>
  <property fmtid="{D5CDD505-2E9C-101B-9397-08002B2CF9AE}" pid="22" name="Recorded date">
    <vt:bool>false</vt:bool>
  </property>
</Properties>
</file>