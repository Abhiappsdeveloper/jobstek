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9693" w14:textId="77777777" w:rsidR="002A6089" w:rsidRPr="00D85E7F" w:rsidRDefault="00000000">
      <w:pPr>
        <w:spacing w:after="120" w:line="259" w:lineRule="auto"/>
        <w:ind w:left="0" w:right="0" w:firstLine="0"/>
        <w:jc w:val="center"/>
        <w:rPr>
          <w:b/>
          <w:bCs/>
        </w:rPr>
      </w:pPr>
      <w:r w:rsidRPr="00D85E7F">
        <w:rPr>
          <w:b/>
          <w:bCs/>
          <w:sz w:val="28"/>
        </w:rPr>
        <w:t xml:space="preserve">Michele Jarchow </w:t>
      </w:r>
    </w:p>
    <w:p w14:paraId="1F331337" w14:textId="49FBFE5B" w:rsidR="006334CD" w:rsidRDefault="006334CD" w:rsidP="00D85E7F">
      <w:pPr>
        <w:pStyle w:val="NoSpacing"/>
        <w:jc w:val="center"/>
      </w:pPr>
      <w:r w:rsidRPr="006334CD">
        <w:t>linkedin.com/in/michele-jarchow</w:t>
      </w:r>
    </w:p>
    <w:p w14:paraId="07A24193" w14:textId="3D88442A" w:rsidR="002A6089" w:rsidRDefault="006334CD" w:rsidP="00D85E7F">
      <w:pPr>
        <w:pStyle w:val="NoSpacing"/>
        <w:jc w:val="center"/>
      </w:pPr>
      <w:r>
        <w:t xml:space="preserve">Kansas City Area 816-651-8825 </w:t>
      </w:r>
      <w:r>
        <w:rPr>
          <w:color w:val="0563C1"/>
          <w:u w:val="single" w:color="0563C1"/>
        </w:rPr>
        <w:t>michelejarchow@gmail.com</w:t>
      </w:r>
    </w:p>
    <w:p w14:paraId="1F4BD8C0" w14:textId="2CED6F5C" w:rsidR="00D85E7F" w:rsidRDefault="00D85E7F">
      <w:pPr>
        <w:pStyle w:val="Heading1"/>
        <w:ind w:left="-5"/>
        <w:rPr>
          <w:sz w:val="22"/>
          <w:szCs w:val="22"/>
        </w:rPr>
      </w:pPr>
    </w:p>
    <w:p w14:paraId="0E46C407" w14:textId="1ED2FD4B" w:rsidR="00B02002" w:rsidRDefault="00B02002">
      <w:pPr>
        <w:pStyle w:val="Heading1"/>
        <w:ind w:left="-5"/>
        <w:rPr>
          <w:sz w:val="22"/>
          <w:szCs w:val="22"/>
        </w:rPr>
      </w:pPr>
      <w:r w:rsidRPr="00B02002">
        <w:rPr>
          <w:sz w:val="22"/>
          <w:szCs w:val="22"/>
        </w:rPr>
        <w:t>Technical | Copy Editor and Writer of compelling and compliant multimillion dollar Government proposals. SLED and Commercial Proposal Manager</w:t>
      </w:r>
      <w:r w:rsidR="00284452">
        <w:rPr>
          <w:sz w:val="22"/>
          <w:szCs w:val="22"/>
        </w:rPr>
        <w:t>, Writer, Editor</w:t>
      </w:r>
      <w:r w:rsidRPr="00B02002">
        <w:rPr>
          <w:sz w:val="22"/>
          <w:szCs w:val="22"/>
        </w:rPr>
        <w:t>. Mental Health Educator.</w:t>
      </w:r>
    </w:p>
    <w:p w14:paraId="1A640508" w14:textId="4594F0AE" w:rsidR="00CB62A4" w:rsidRPr="001453BA" w:rsidRDefault="00812088">
      <w:pPr>
        <w:pStyle w:val="Heading1"/>
        <w:ind w:left="-5"/>
        <w:rPr>
          <w:sz w:val="22"/>
          <w:szCs w:val="22"/>
        </w:rPr>
      </w:pPr>
      <w:r>
        <w:rPr>
          <w:sz w:val="22"/>
          <w:szCs w:val="22"/>
        </w:rPr>
        <w:t>W</w:t>
      </w:r>
      <w:r w:rsidR="00CB62A4" w:rsidRPr="001453BA">
        <w:rPr>
          <w:sz w:val="22"/>
          <w:szCs w:val="22"/>
        </w:rPr>
        <w:t xml:space="preserve">rite and edit commercial and </w:t>
      </w:r>
      <w:r w:rsidRPr="00812088">
        <w:rPr>
          <w:sz w:val="22"/>
          <w:szCs w:val="22"/>
        </w:rPr>
        <w:t>government</w:t>
      </w:r>
      <w:r w:rsidR="00CB62A4" w:rsidRPr="001453BA">
        <w:rPr>
          <w:sz w:val="22"/>
          <w:szCs w:val="22"/>
        </w:rPr>
        <w:t xml:space="preserve"> proposals, corporate overviews, white papers, position papers, blog posts, Federal Key Personnel Resumes, and Federal Past Performance narratives. Perform impactful Federal proposal color reviews, compliance reviews, draft adjudication, and recovery within compressed timelines for multimillion dollar proposals. </w:t>
      </w:r>
    </w:p>
    <w:p w14:paraId="772583AB" w14:textId="77777777" w:rsidR="00CB62A4" w:rsidRDefault="00CB62A4">
      <w:pPr>
        <w:pStyle w:val="Heading1"/>
        <w:ind w:left="-5"/>
      </w:pPr>
    </w:p>
    <w:p w14:paraId="510FE74F" w14:textId="75783E97" w:rsidR="002A6089" w:rsidRPr="00D85E7F" w:rsidRDefault="00000000">
      <w:pPr>
        <w:pStyle w:val="Heading1"/>
        <w:ind w:left="-5"/>
        <w:rPr>
          <w:b/>
          <w:bCs/>
        </w:rPr>
      </w:pPr>
      <w:r w:rsidRPr="00D85E7F">
        <w:rPr>
          <w:b/>
          <w:bCs/>
        </w:rPr>
        <w:t>Proposal</w:t>
      </w:r>
      <w:r w:rsidR="00ED6622" w:rsidRPr="00D85E7F">
        <w:rPr>
          <w:b/>
          <w:bCs/>
        </w:rPr>
        <w:t>,</w:t>
      </w:r>
      <w:r w:rsidRPr="00D85E7F">
        <w:rPr>
          <w:b/>
          <w:bCs/>
        </w:rPr>
        <w:t xml:space="preserve"> Technical Writing</w:t>
      </w:r>
      <w:r w:rsidR="00ED6622" w:rsidRPr="00D85E7F">
        <w:rPr>
          <w:b/>
          <w:bCs/>
        </w:rPr>
        <w:t>, Editing</w:t>
      </w:r>
      <w:r w:rsidRPr="00D85E7F">
        <w:rPr>
          <w:b/>
          <w:bCs/>
        </w:rPr>
        <w:t xml:space="preserve"> Experience </w:t>
      </w:r>
    </w:p>
    <w:p w14:paraId="476C6158" w14:textId="6A0B6683" w:rsidR="001065D9" w:rsidRPr="00201C03" w:rsidRDefault="00D85E7F">
      <w:pPr>
        <w:spacing w:after="174" w:line="259" w:lineRule="auto"/>
        <w:ind w:left="-5" w:right="1555"/>
        <w:rPr>
          <w:b/>
          <w:bCs/>
        </w:rPr>
      </w:pPr>
      <w:r w:rsidRPr="00201C03">
        <w:rPr>
          <w:b/>
          <w:bCs/>
        </w:rPr>
        <w:t>Proposal Writer</w:t>
      </w:r>
      <w:r w:rsidR="00694F0A" w:rsidRPr="00201C03">
        <w:rPr>
          <w:b/>
          <w:bCs/>
        </w:rPr>
        <w:t xml:space="preserve"> &amp; Editor</w:t>
      </w:r>
      <w:r w:rsidR="001065D9" w:rsidRPr="00201C03">
        <w:rPr>
          <w:b/>
          <w:bCs/>
        </w:rPr>
        <w:t xml:space="preserve"> | ManTech | 202</w:t>
      </w:r>
      <w:r w:rsidR="00694F0A" w:rsidRPr="00201C03">
        <w:rPr>
          <w:b/>
          <w:bCs/>
        </w:rPr>
        <w:t>3</w:t>
      </w:r>
      <w:r w:rsidR="001065D9" w:rsidRPr="00201C03">
        <w:rPr>
          <w:b/>
          <w:bCs/>
        </w:rPr>
        <w:t xml:space="preserve"> – 2025</w:t>
      </w:r>
    </w:p>
    <w:p w14:paraId="76C36877" w14:textId="47191E2F" w:rsidR="00A145AD" w:rsidRDefault="00A145AD" w:rsidP="00A145AD">
      <w:pPr>
        <w:spacing w:after="174" w:line="259" w:lineRule="auto"/>
        <w:ind w:left="-5" w:right="1555"/>
      </w:pPr>
      <w:r>
        <w:t xml:space="preserve">Provide compelling and compliant writing and editing services for multimillion dollar Federal proposals, white papers, position papers. </w:t>
      </w:r>
    </w:p>
    <w:p w14:paraId="431224EF" w14:textId="7615570D" w:rsidR="00A145AD" w:rsidRPr="00D148A5" w:rsidRDefault="00D148A5" w:rsidP="00A145AD">
      <w:pPr>
        <w:spacing w:after="174" w:line="259" w:lineRule="auto"/>
        <w:ind w:left="-5" w:right="1555"/>
        <w:rPr>
          <w:u w:val="single"/>
        </w:rPr>
      </w:pPr>
      <w:r w:rsidRPr="00D148A5">
        <w:rPr>
          <w:u w:val="single"/>
        </w:rPr>
        <w:t xml:space="preserve">Proposal Technical </w:t>
      </w:r>
      <w:r w:rsidR="00A145AD" w:rsidRPr="00D148A5">
        <w:rPr>
          <w:u w:val="single"/>
        </w:rPr>
        <w:t>Writing</w:t>
      </w:r>
    </w:p>
    <w:p w14:paraId="2A1FAD95" w14:textId="24B6EE94" w:rsidR="00A145AD" w:rsidRDefault="00A145AD" w:rsidP="00A145AD">
      <w:pPr>
        <w:spacing w:after="174" w:line="259" w:lineRule="auto"/>
        <w:ind w:left="-5" w:right="1555"/>
      </w:pPr>
      <w:r>
        <w:t>• Participate on proposal leadership team to research, analyze, prepare, manage and submit proposals for Government projects.</w:t>
      </w:r>
    </w:p>
    <w:p w14:paraId="1C52EEEB" w14:textId="54BAF3CC" w:rsidR="00A145AD" w:rsidRDefault="00A145AD" w:rsidP="00A145AD">
      <w:pPr>
        <w:spacing w:after="174" w:line="259" w:lineRule="auto"/>
        <w:ind w:left="-5" w:right="1555"/>
      </w:pPr>
      <w:r>
        <w:t>• Review requirements and define company experience, past performance and key personnel resume response strategy and templates to ensure highest evaluation ratings.</w:t>
      </w:r>
    </w:p>
    <w:p w14:paraId="34A47348" w14:textId="47835632" w:rsidR="00A145AD" w:rsidRDefault="00A145AD" w:rsidP="00A145AD">
      <w:pPr>
        <w:spacing w:after="174" w:line="259" w:lineRule="auto"/>
        <w:ind w:left="-5" w:right="1555"/>
      </w:pPr>
      <w:r>
        <w:t xml:space="preserve">• Meet with pursuit team(s) to capture key solution aspects </w:t>
      </w:r>
      <w:r w:rsidR="00F95EED">
        <w:t xml:space="preserve">and </w:t>
      </w:r>
      <w:r>
        <w:t>develops content to reflect these key aspects.</w:t>
      </w:r>
    </w:p>
    <w:p w14:paraId="23E756B1" w14:textId="77777777" w:rsidR="00A145AD" w:rsidRDefault="00A145AD" w:rsidP="00A145AD">
      <w:pPr>
        <w:spacing w:after="174" w:line="259" w:lineRule="auto"/>
        <w:ind w:left="-5" w:right="1555"/>
      </w:pPr>
      <w:r>
        <w:t>• Write technical copy for corporate experience, past performance and key personnel resume references/volumes.</w:t>
      </w:r>
    </w:p>
    <w:p w14:paraId="7CF58D5A" w14:textId="148E9807" w:rsidR="00A145AD" w:rsidRDefault="00A145AD" w:rsidP="00A145AD">
      <w:pPr>
        <w:spacing w:after="174" w:line="259" w:lineRule="auto"/>
        <w:ind w:left="-5" w:right="1555"/>
      </w:pPr>
      <w:r>
        <w:t xml:space="preserve">• Proactively and autonomously prepare, review, revise, and maintain </w:t>
      </w:r>
      <w:r w:rsidR="00F95EED">
        <w:t xml:space="preserve">assigned </w:t>
      </w:r>
      <w:r>
        <w:t>proposal documents.</w:t>
      </w:r>
    </w:p>
    <w:p w14:paraId="733CB9B7" w14:textId="3D6B128B" w:rsidR="00A145AD" w:rsidRDefault="00A145AD" w:rsidP="00A145AD">
      <w:pPr>
        <w:spacing w:after="174" w:line="259" w:lineRule="auto"/>
        <w:ind w:left="-5" w:right="1555"/>
      </w:pPr>
      <w:r>
        <w:t>• Ensure copy complies with applicable RFx instructions and company proposal best practices, and agreed-upon elements are incorporated into a cohesive and persuasive format.</w:t>
      </w:r>
    </w:p>
    <w:p w14:paraId="7BADA3C7" w14:textId="3B37F236" w:rsidR="00A145AD" w:rsidRDefault="00A145AD" w:rsidP="00A145AD">
      <w:pPr>
        <w:spacing w:after="174" w:line="259" w:lineRule="auto"/>
        <w:ind w:left="-5" w:right="1555"/>
      </w:pPr>
      <w:r>
        <w:t>• Provide desktop publishing and technical editing to maintain a high-quality response.</w:t>
      </w:r>
    </w:p>
    <w:p w14:paraId="65AD1731" w14:textId="6473745C" w:rsidR="001065D9" w:rsidRDefault="00A145AD" w:rsidP="00A145AD">
      <w:pPr>
        <w:spacing w:after="174" w:line="259" w:lineRule="auto"/>
        <w:ind w:left="-5" w:right="1555"/>
      </w:pPr>
      <w:bookmarkStart w:id="0" w:name="_Hlk195979620"/>
      <w:r>
        <w:t xml:space="preserve">• Support </w:t>
      </w:r>
      <w:bookmarkEnd w:id="0"/>
      <w:r>
        <w:t>ad-hoc, special projects and/or other proposal writing actions.</w:t>
      </w:r>
    </w:p>
    <w:p w14:paraId="08B6ADD0" w14:textId="2A3E5126" w:rsidR="00C820C9" w:rsidRDefault="006A0822" w:rsidP="00A145AD">
      <w:pPr>
        <w:spacing w:after="174" w:line="259" w:lineRule="auto"/>
        <w:ind w:left="-5" w:right="1555"/>
      </w:pPr>
      <w:r w:rsidRPr="006A0822">
        <w:t xml:space="preserve">• </w:t>
      </w:r>
      <w:r w:rsidR="00BF0B5F">
        <w:t>Completed Shipley POWeRful Proposal Writing course.</w:t>
      </w:r>
    </w:p>
    <w:p w14:paraId="5B03E526" w14:textId="77777777" w:rsidR="006A0822" w:rsidRPr="00D148A5" w:rsidRDefault="006A0822" w:rsidP="006A0822">
      <w:pPr>
        <w:spacing w:after="174" w:line="259" w:lineRule="auto"/>
        <w:ind w:left="-5" w:right="1555"/>
        <w:rPr>
          <w:u w:val="single"/>
        </w:rPr>
      </w:pPr>
      <w:r w:rsidRPr="00D148A5">
        <w:rPr>
          <w:u w:val="single"/>
        </w:rPr>
        <w:t>Technical | Copy Editing</w:t>
      </w:r>
    </w:p>
    <w:p w14:paraId="3F7AC7A9" w14:textId="4FB33BB5" w:rsidR="006A0822" w:rsidRDefault="006A0822" w:rsidP="006A0822">
      <w:pPr>
        <w:spacing w:after="174" w:line="259" w:lineRule="auto"/>
        <w:ind w:left="-5" w:right="1555"/>
      </w:pPr>
      <w:r>
        <w:t>• Provide technical copy editing for RF</w:t>
      </w:r>
      <w:r w:rsidR="002A0DD8">
        <w:t>x</w:t>
      </w:r>
      <w:r>
        <w:t>s, white papers, and position papers to ensure high quality responses, ensuring accuracy, grammar, style, voice and consistency throughout projects.</w:t>
      </w:r>
    </w:p>
    <w:p w14:paraId="644A649A" w14:textId="2A066719" w:rsidR="006A0822" w:rsidRDefault="006A0822" w:rsidP="006A0822">
      <w:pPr>
        <w:spacing w:after="174" w:line="259" w:lineRule="auto"/>
        <w:ind w:left="-5" w:right="1555"/>
      </w:pPr>
      <w:r>
        <w:lastRenderedPageBreak/>
        <w:t>• Ensure compliance with RF</w:t>
      </w:r>
      <w:r w:rsidR="002A0DD8">
        <w:t>x</w:t>
      </w:r>
      <w:r>
        <w:t xml:space="preserve"> instructions and company best practices, suggesting improvements as needed.</w:t>
      </w:r>
    </w:p>
    <w:p w14:paraId="1502495B" w14:textId="52ADE37A" w:rsidR="006A0822" w:rsidRDefault="006A0822" w:rsidP="006A0822">
      <w:pPr>
        <w:spacing w:after="174" w:line="259" w:lineRule="auto"/>
        <w:ind w:left="-5" w:right="1555"/>
      </w:pPr>
      <w:r>
        <w:t>• Edit documents to conform to corporate style guide, project-specific style sheets, Associated Press (AP) Stylebook, and Merriam-Webster Dictionary.</w:t>
      </w:r>
    </w:p>
    <w:p w14:paraId="633223E2" w14:textId="77777777" w:rsidR="001065D9" w:rsidRDefault="001065D9">
      <w:pPr>
        <w:spacing w:after="174" w:line="259" w:lineRule="auto"/>
        <w:ind w:left="-5" w:right="1555"/>
      </w:pPr>
    </w:p>
    <w:p w14:paraId="6A29A62D" w14:textId="5AB0B068" w:rsidR="002A6089" w:rsidRPr="00201C03" w:rsidRDefault="00000000">
      <w:pPr>
        <w:spacing w:after="174" w:line="259" w:lineRule="auto"/>
        <w:ind w:left="-5" w:right="1555"/>
        <w:rPr>
          <w:b/>
          <w:bCs/>
        </w:rPr>
      </w:pPr>
      <w:r w:rsidRPr="00201C03">
        <w:rPr>
          <w:b/>
          <w:bCs/>
        </w:rPr>
        <w:t xml:space="preserve">Senior Proposal Manager | Netsmart Technologies | 2014-2023 </w:t>
      </w:r>
    </w:p>
    <w:p w14:paraId="5AD8FC70" w14:textId="77777777" w:rsidR="002A6089" w:rsidRDefault="00000000">
      <w:pPr>
        <w:ind w:left="-5" w:right="0"/>
      </w:pPr>
      <w:r>
        <w:t xml:space="preserve">Aligned strategic direction and goals for the team to meet company principles.  </w:t>
      </w:r>
    </w:p>
    <w:p w14:paraId="51594AB3" w14:textId="77777777" w:rsidR="002A6089" w:rsidRDefault="00000000">
      <w:pPr>
        <w:ind w:left="-5" w:right="0"/>
      </w:pPr>
      <w:r>
        <w:t xml:space="preserve">Lead team of 10 in responding to 130-150 proposals per year. </w:t>
      </w:r>
    </w:p>
    <w:p w14:paraId="69939216" w14:textId="73FC9E67" w:rsidR="002A6089" w:rsidRDefault="00000000">
      <w:pPr>
        <w:ind w:left="-5" w:right="0"/>
      </w:pPr>
      <w:r>
        <w:t>Identif</w:t>
      </w:r>
      <w:r w:rsidR="005A594A">
        <w:t>ied</w:t>
      </w:r>
      <w:r>
        <w:t xml:space="preserve"> and implement</w:t>
      </w:r>
      <w:r w:rsidR="005A594A">
        <w:t>ed</w:t>
      </w:r>
      <w:r>
        <w:t xml:space="preserve"> process improvements for proposal team engagement and completion of proposals in alignment with company strategies. </w:t>
      </w:r>
    </w:p>
    <w:p w14:paraId="5D5846C2" w14:textId="77777777" w:rsidR="002A6089" w:rsidRDefault="00000000">
      <w:pPr>
        <w:ind w:left="-5" w:right="0"/>
      </w:pPr>
      <w:r>
        <w:t xml:space="preserve">Grew and maintained progressive and professional relationships with key leadership, project teams and subject matter experts. </w:t>
      </w:r>
    </w:p>
    <w:p w14:paraId="6477EEA7" w14:textId="54C7BC00" w:rsidR="002A6089" w:rsidRDefault="00957606">
      <w:pPr>
        <w:ind w:left="-5" w:right="0"/>
      </w:pPr>
      <w:r>
        <w:t xml:space="preserve">Complete preliminary review of RFP legal terms to determine need for full legal team review. </w:t>
      </w:r>
    </w:p>
    <w:p w14:paraId="680B70CE" w14:textId="7E6D7999" w:rsidR="002A6089" w:rsidRDefault="00000000">
      <w:pPr>
        <w:ind w:left="-5" w:right="0"/>
      </w:pPr>
      <w:r>
        <w:t>Grew team from three to 10 associates</w:t>
      </w:r>
      <w:r w:rsidR="00845DFC">
        <w:t xml:space="preserve"> across geographical regions and time zones</w:t>
      </w:r>
      <w:r>
        <w:t xml:space="preserve">, creating a team with a strong community bond. </w:t>
      </w:r>
    </w:p>
    <w:p w14:paraId="2D22A292" w14:textId="138AFDF4" w:rsidR="002A6089" w:rsidRDefault="002A6089">
      <w:pPr>
        <w:spacing w:after="175" w:line="259" w:lineRule="auto"/>
        <w:ind w:left="0" w:right="0" w:firstLine="0"/>
      </w:pPr>
    </w:p>
    <w:p w14:paraId="24C37350" w14:textId="3A034658" w:rsidR="002A6089" w:rsidRPr="00201C03" w:rsidRDefault="00000000">
      <w:pPr>
        <w:spacing w:after="174" w:line="259" w:lineRule="auto"/>
        <w:ind w:left="-5" w:right="1555"/>
        <w:rPr>
          <w:b/>
          <w:bCs/>
        </w:rPr>
      </w:pPr>
      <w:r w:rsidRPr="00201C03">
        <w:rPr>
          <w:b/>
          <w:bCs/>
        </w:rPr>
        <w:t>Team Lead, Proposals</w:t>
      </w:r>
      <w:ins w:id="1" w:author="Michele Jarchow" w:date="2025-04-25T10:53:00Z" w16du:dateUtc="2025-04-25T14:53:00Z">
        <w:r w:rsidR="00614BE5">
          <w:rPr>
            <w:b/>
            <w:bCs/>
          </w:rPr>
          <w:t xml:space="preserve"> - SLED</w:t>
        </w:r>
      </w:ins>
      <w:r w:rsidRPr="00201C03">
        <w:rPr>
          <w:b/>
          <w:bCs/>
        </w:rPr>
        <w:t xml:space="preserve"> | Perceptive Software (Lexmark, Hyland) | 2005-2014 </w:t>
      </w:r>
    </w:p>
    <w:p w14:paraId="792B8758" w14:textId="4A7D2F97" w:rsidR="002A6089" w:rsidRDefault="00000000">
      <w:pPr>
        <w:ind w:left="-5" w:right="0"/>
        <w:rPr>
          <w:ins w:id="2" w:author="Michele Jarchow" w:date="2025-04-25T10:53:00Z" w16du:dateUtc="2025-04-25T14:53:00Z"/>
        </w:rPr>
      </w:pPr>
      <w:r>
        <w:t>Manage</w:t>
      </w:r>
      <w:r w:rsidR="00957606">
        <w:t>d</w:t>
      </w:r>
      <w:r>
        <w:t xml:space="preserve"> team of RFP writers producing approximately 150 proposals per year. </w:t>
      </w:r>
    </w:p>
    <w:p w14:paraId="0D976E27" w14:textId="76DAAE76" w:rsidR="009F74E3" w:rsidRDefault="009F74E3">
      <w:pPr>
        <w:ind w:left="-5" w:right="0"/>
      </w:pPr>
      <w:ins w:id="3" w:author="Michele Jarchow" w:date="2025-04-25T10:53:00Z" w16du:dateUtc="2025-04-25T14:53:00Z">
        <w:r>
          <w:t>Specialized in SLED</w:t>
        </w:r>
      </w:ins>
      <w:ins w:id="4" w:author="Michele Jarchow" w:date="2025-04-25T10:54:00Z" w16du:dateUtc="2025-04-25T14:54:00Z">
        <w:r>
          <w:t xml:space="preserve"> proposals but also wrote and managed healthcare proposals.</w:t>
        </w:r>
      </w:ins>
    </w:p>
    <w:p w14:paraId="15F43F85" w14:textId="563D4877" w:rsidR="002A6089" w:rsidRDefault="00000000">
      <w:pPr>
        <w:ind w:left="-5" w:right="0"/>
      </w:pPr>
      <w:r>
        <w:t>Create</w:t>
      </w:r>
      <w:r w:rsidR="00957606">
        <w:t>d</w:t>
      </w:r>
      <w:r>
        <w:t xml:space="preserve"> clear and concise RFP responses for all levels of readers that highlight the scope and benefits of the proposed solution. Responses reflect</w:t>
      </w:r>
      <w:r w:rsidR="00686B10">
        <w:t xml:space="preserve">ed </w:t>
      </w:r>
      <w:r>
        <w:t xml:space="preserve">proper messaging, positioning and win themes.  </w:t>
      </w:r>
    </w:p>
    <w:p w14:paraId="5635913B" w14:textId="77777777" w:rsidR="002A6089" w:rsidRDefault="00000000">
      <w:pPr>
        <w:ind w:left="-5" w:right="0"/>
      </w:pPr>
      <w:r>
        <w:t xml:space="preserve">Co-developed RFP process, streamlining workflow, ensuring we submitted up to 11 RFPs/week accurately and on time. </w:t>
      </w:r>
    </w:p>
    <w:p w14:paraId="60115BF3" w14:textId="77777777" w:rsidR="002A6089" w:rsidRDefault="00000000">
      <w:pPr>
        <w:spacing w:after="173" w:line="259" w:lineRule="auto"/>
        <w:ind w:left="0" w:right="0" w:firstLine="0"/>
      </w:pPr>
      <w:r>
        <w:t xml:space="preserve"> </w:t>
      </w:r>
    </w:p>
    <w:p w14:paraId="2EE32CC4" w14:textId="77777777" w:rsidR="002A6089" w:rsidRDefault="00000000">
      <w:pPr>
        <w:pStyle w:val="Heading1"/>
        <w:ind w:left="-5"/>
      </w:pPr>
      <w:r>
        <w:t xml:space="preserve">Education </w:t>
      </w:r>
    </w:p>
    <w:p w14:paraId="5C39344B" w14:textId="77777777" w:rsidR="002A6089" w:rsidRDefault="00000000">
      <w:pPr>
        <w:spacing w:after="193"/>
        <w:ind w:left="-5" w:right="0"/>
      </w:pPr>
      <w:r>
        <w:t xml:space="preserve">B.A. Journalism &amp; Mass Communications, Drake University </w:t>
      </w:r>
    </w:p>
    <w:p w14:paraId="1997F9F7" w14:textId="66044E04" w:rsidR="002A6089" w:rsidRDefault="002A6089">
      <w:pPr>
        <w:tabs>
          <w:tab w:val="center" w:pos="4680"/>
          <w:tab w:val="right" w:pos="9359"/>
        </w:tabs>
        <w:ind w:left="-15" w:right="0" w:firstLine="0"/>
      </w:pPr>
    </w:p>
    <w:sectPr w:rsidR="002A6089">
      <w:footerReference w:type="default" r:id="rId6"/>
      <w:pgSz w:w="12240" w:h="15840"/>
      <w:pgMar w:top="1064" w:right="1441" w:bottom="72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27324" w14:textId="77777777" w:rsidR="002E73A9" w:rsidRDefault="002E73A9" w:rsidP="00ED6622">
      <w:pPr>
        <w:spacing w:after="0" w:line="240" w:lineRule="auto"/>
      </w:pPr>
      <w:r>
        <w:separator/>
      </w:r>
    </w:p>
  </w:endnote>
  <w:endnote w:type="continuationSeparator" w:id="0">
    <w:p w14:paraId="2836D0BC" w14:textId="77777777" w:rsidR="002E73A9" w:rsidRDefault="002E73A9" w:rsidP="00ED6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D5E6F" w14:textId="77777777" w:rsidR="00ED6622" w:rsidRDefault="00ED6622" w:rsidP="00ED6622">
    <w:pPr>
      <w:tabs>
        <w:tab w:val="center" w:pos="4680"/>
        <w:tab w:val="right" w:pos="9359"/>
      </w:tabs>
      <w:ind w:left="-15" w:right="0" w:firstLine="0"/>
    </w:pPr>
    <w:r>
      <w:t xml:space="preserve">Michele Jarchow </w:t>
    </w:r>
    <w:r>
      <w:tab/>
    </w:r>
    <w:r>
      <w:rPr>
        <w:color w:val="0563C1"/>
        <w:u w:val="single" w:color="0563C1"/>
      </w:rPr>
      <w:t>michelejarchow@gmail.com</w:t>
    </w:r>
    <w:r>
      <w:t xml:space="preserve"> </w:t>
    </w:r>
    <w:r>
      <w:tab/>
      <w:t xml:space="preserve">816-651-8825 </w:t>
    </w:r>
  </w:p>
  <w:p w14:paraId="5A3D2023" w14:textId="77777777" w:rsidR="00ED6622" w:rsidRDefault="00ED6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E4E1" w14:textId="77777777" w:rsidR="002E73A9" w:rsidRDefault="002E73A9" w:rsidP="00ED6622">
      <w:pPr>
        <w:spacing w:after="0" w:line="240" w:lineRule="auto"/>
      </w:pPr>
      <w:r>
        <w:separator/>
      </w:r>
    </w:p>
  </w:footnote>
  <w:footnote w:type="continuationSeparator" w:id="0">
    <w:p w14:paraId="3DB6F5FC" w14:textId="77777777" w:rsidR="002E73A9" w:rsidRDefault="002E73A9" w:rsidP="00ED662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e Jarchow">
    <w15:presenceInfo w15:providerId="Windows Live" w15:userId="a229363dd5ebc5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089"/>
    <w:rsid w:val="001065D9"/>
    <w:rsid w:val="001453BA"/>
    <w:rsid w:val="001A1803"/>
    <w:rsid w:val="001D58F8"/>
    <w:rsid w:val="00201C03"/>
    <w:rsid w:val="00284452"/>
    <w:rsid w:val="002A0DD8"/>
    <w:rsid w:val="002A6089"/>
    <w:rsid w:val="002E73A9"/>
    <w:rsid w:val="002F764A"/>
    <w:rsid w:val="003004CD"/>
    <w:rsid w:val="00374198"/>
    <w:rsid w:val="003D4571"/>
    <w:rsid w:val="003D5FA8"/>
    <w:rsid w:val="00582E8A"/>
    <w:rsid w:val="005A594A"/>
    <w:rsid w:val="00614BE5"/>
    <w:rsid w:val="006334CD"/>
    <w:rsid w:val="00686B10"/>
    <w:rsid w:val="00694F0A"/>
    <w:rsid w:val="006A0822"/>
    <w:rsid w:val="0077120A"/>
    <w:rsid w:val="00780904"/>
    <w:rsid w:val="007A1CF0"/>
    <w:rsid w:val="007D633E"/>
    <w:rsid w:val="00812088"/>
    <w:rsid w:val="00845DFC"/>
    <w:rsid w:val="00957606"/>
    <w:rsid w:val="009F74E3"/>
    <w:rsid w:val="00A005B5"/>
    <w:rsid w:val="00A145AD"/>
    <w:rsid w:val="00AE5D49"/>
    <w:rsid w:val="00B02002"/>
    <w:rsid w:val="00B05521"/>
    <w:rsid w:val="00B920FC"/>
    <w:rsid w:val="00BA5908"/>
    <w:rsid w:val="00BF0B5F"/>
    <w:rsid w:val="00C820C9"/>
    <w:rsid w:val="00CB62A4"/>
    <w:rsid w:val="00D148A5"/>
    <w:rsid w:val="00D74D82"/>
    <w:rsid w:val="00D85E7F"/>
    <w:rsid w:val="00EC4368"/>
    <w:rsid w:val="00ED6622"/>
    <w:rsid w:val="00F20FD4"/>
    <w:rsid w:val="00F9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46F1"/>
  <w15:docId w15:val="{AB2B8229-272C-4ACA-BBCE-E2F5E4417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6" w:lineRule="auto"/>
      <w:ind w:left="10" w:right="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1" w:line="259" w:lineRule="auto"/>
      <w:ind w:left="10" w:hanging="10"/>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paragraph" w:styleId="Revision">
    <w:name w:val="Revision"/>
    <w:hidden/>
    <w:uiPriority w:val="99"/>
    <w:semiHidden/>
    <w:rsid w:val="00D74D82"/>
    <w:pPr>
      <w:spacing w:after="0" w:line="240" w:lineRule="auto"/>
    </w:pPr>
    <w:rPr>
      <w:rFonts w:ascii="Times New Roman" w:eastAsia="Times New Roman" w:hAnsi="Times New Roman" w:cs="Times New Roman"/>
      <w:color w:val="000000"/>
      <w:sz w:val="22"/>
    </w:rPr>
  </w:style>
  <w:style w:type="paragraph" w:styleId="Header">
    <w:name w:val="header"/>
    <w:basedOn w:val="Normal"/>
    <w:link w:val="HeaderChar"/>
    <w:uiPriority w:val="99"/>
    <w:unhideWhenUsed/>
    <w:rsid w:val="00ED6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6622"/>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ED6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6622"/>
    <w:rPr>
      <w:rFonts w:ascii="Times New Roman" w:eastAsia="Times New Roman" w:hAnsi="Times New Roman" w:cs="Times New Roman"/>
      <w:color w:val="000000"/>
      <w:sz w:val="22"/>
    </w:rPr>
  </w:style>
  <w:style w:type="paragraph" w:styleId="NoSpacing">
    <w:name w:val="No Spacing"/>
    <w:uiPriority w:val="1"/>
    <w:qFormat/>
    <w:rsid w:val="00D85E7F"/>
    <w:pPr>
      <w:spacing w:after="0" w:line="240" w:lineRule="auto"/>
      <w:ind w:left="10" w:right="5" w:hanging="10"/>
    </w:pP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Michele Jarchow Resume_PSI Services DRAFT01</dc:title>
  <dc:subject/>
  <dc:creator>18166</dc:creator>
  <cp:keywords/>
  <cp:lastModifiedBy>Michele Jarchow</cp:lastModifiedBy>
  <cp:revision>23</cp:revision>
  <dcterms:created xsi:type="dcterms:W3CDTF">2025-04-19T23:21:00Z</dcterms:created>
  <dcterms:modified xsi:type="dcterms:W3CDTF">2025-04-25T14:54:00Z</dcterms:modified>
</cp:coreProperties>
</file>