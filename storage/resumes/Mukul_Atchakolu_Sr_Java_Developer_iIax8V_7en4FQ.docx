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CD9EB" w14:textId="77777777" w:rsidR="008212B4" w:rsidRPr="00C775F5" w:rsidRDefault="00840D47">
      <w:pPr>
        <w:widowControl w:val="0"/>
        <w:pBdr>
          <w:bottom w:val="single" w:sz="4" w:space="1" w:color="auto"/>
        </w:pBdr>
        <w:tabs>
          <w:tab w:val="center" w:pos="5040"/>
        </w:tabs>
        <w:autoSpaceDE w:val="0"/>
        <w:autoSpaceDN w:val="0"/>
        <w:adjustRightInd w:val="0"/>
        <w:ind w:left="-180" w:right="-360" w:hanging="360"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C775F5">
        <w:rPr>
          <w:rFonts w:asciiTheme="minorHAnsi" w:hAnsiTheme="minorHAnsi" w:cstheme="minorHAnsi"/>
          <w:b/>
          <w:color w:val="000000"/>
          <w:sz w:val="22"/>
          <w:szCs w:val="22"/>
        </w:rPr>
        <w:t>Mukul Chakravarthy Atchakolu</w:t>
      </w:r>
    </w:p>
    <w:p w14:paraId="732CD9EC" w14:textId="77777777" w:rsidR="008212B4" w:rsidRPr="00C775F5" w:rsidRDefault="00840D47">
      <w:pPr>
        <w:widowControl w:val="0"/>
        <w:pBdr>
          <w:bottom w:val="single" w:sz="4" w:space="1" w:color="auto"/>
        </w:pBdr>
        <w:tabs>
          <w:tab w:val="center" w:pos="5040"/>
        </w:tabs>
        <w:autoSpaceDE w:val="0"/>
        <w:autoSpaceDN w:val="0"/>
        <w:adjustRightInd w:val="0"/>
        <w:ind w:left="-180" w:right="-360" w:hanging="360"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C775F5">
        <w:rPr>
          <w:rFonts w:asciiTheme="minorHAnsi" w:hAnsiTheme="minorHAnsi" w:cstheme="minorHAnsi"/>
          <w:b/>
          <w:color w:val="000000"/>
          <w:sz w:val="22"/>
          <w:szCs w:val="22"/>
        </w:rPr>
        <w:t>+12602098533</w:t>
      </w:r>
    </w:p>
    <w:p w14:paraId="732CD9ED" w14:textId="77777777" w:rsidR="008212B4" w:rsidRPr="00C775F5" w:rsidRDefault="008212B4">
      <w:pPr>
        <w:widowControl w:val="0"/>
        <w:pBdr>
          <w:bottom w:val="single" w:sz="4" w:space="1" w:color="auto"/>
        </w:pBdr>
        <w:tabs>
          <w:tab w:val="center" w:pos="5040"/>
        </w:tabs>
        <w:autoSpaceDE w:val="0"/>
        <w:autoSpaceDN w:val="0"/>
        <w:adjustRightInd w:val="0"/>
        <w:ind w:left="-180" w:right="-360" w:hanging="360"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hyperlink r:id="rId8" w:history="1">
        <w:r w:rsidRPr="00C775F5">
          <w:rPr>
            <w:rStyle w:val="Hyperlink"/>
            <w:rFonts w:asciiTheme="minorHAnsi" w:hAnsiTheme="minorHAnsi" w:cstheme="minorHAnsi"/>
            <w:b/>
            <w:sz w:val="22"/>
            <w:szCs w:val="22"/>
          </w:rPr>
          <w:t>amukul0828@gmail.com</w:t>
        </w:r>
      </w:hyperlink>
    </w:p>
    <w:p w14:paraId="732CD9EE" w14:textId="77777777" w:rsidR="008212B4" w:rsidRPr="00C775F5" w:rsidRDefault="006F061D">
      <w:pPr>
        <w:widowControl w:val="0"/>
        <w:pBdr>
          <w:bottom w:val="single" w:sz="4" w:space="1" w:color="auto"/>
        </w:pBdr>
        <w:tabs>
          <w:tab w:val="center" w:pos="5040"/>
        </w:tabs>
        <w:autoSpaceDE w:val="0"/>
        <w:autoSpaceDN w:val="0"/>
        <w:adjustRightInd w:val="0"/>
        <w:ind w:left="-180" w:right="-360" w:hanging="360"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C775F5">
        <w:rPr>
          <w:rFonts w:asciiTheme="minorHAnsi" w:hAnsiTheme="minorHAnsi" w:cstheme="minorHAnsi"/>
          <w:b/>
          <w:color w:val="000000"/>
          <w:sz w:val="22"/>
          <w:szCs w:val="22"/>
        </w:rPr>
        <w:t>Sr. Full Stack Java Developer</w:t>
      </w:r>
    </w:p>
    <w:p w14:paraId="732CD9EF" w14:textId="38B2A409" w:rsidR="008212B4" w:rsidRDefault="004E6244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C775F5">
        <w:rPr>
          <w:rFonts w:asciiTheme="minorHAnsi" w:hAnsiTheme="minorHAnsi" w:cstheme="minorHAnsi"/>
          <w:b/>
          <w:bCs/>
          <w:sz w:val="22"/>
          <w:szCs w:val="22"/>
          <w:u w:val="single"/>
        </w:rPr>
        <w:t>SUMMARY PROFESSIONAL</w:t>
      </w:r>
      <w:r w:rsidR="00840D47" w:rsidRPr="00C775F5">
        <w:rPr>
          <w:rFonts w:asciiTheme="minorHAnsi" w:hAnsiTheme="minorHAnsi" w:cstheme="minorHAnsi"/>
          <w:b/>
          <w:bCs/>
          <w:sz w:val="22"/>
          <w:szCs w:val="22"/>
          <w:u w:val="single"/>
        </w:rPr>
        <w:t>:</w:t>
      </w:r>
    </w:p>
    <w:p w14:paraId="6CD2E780" w14:textId="77777777" w:rsidR="004E6244" w:rsidRPr="00C775F5" w:rsidRDefault="004E6244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732CD9F0" w14:textId="77777777" w:rsidR="008212B4" w:rsidRPr="00C775F5" w:rsidRDefault="00840D47">
      <w:pPr>
        <w:pStyle w:val="ListParagraph"/>
        <w:widowControl w:val="0"/>
        <w:numPr>
          <w:ilvl w:val="0"/>
          <w:numId w:val="1"/>
        </w:numPr>
        <w:shd w:val="clear" w:color="auto" w:fill="FFFFFF"/>
        <w:autoSpaceDE w:val="0"/>
        <w:autoSpaceDN w:val="0"/>
        <w:spacing w:after="200" w:line="240" w:lineRule="auto"/>
        <w:jc w:val="both"/>
        <w:rPr>
          <w:rFonts w:asciiTheme="minorHAnsi" w:eastAsia="Open Sans" w:hAnsiTheme="minorHAnsi" w:cstheme="minorHAnsi"/>
          <w:color w:val="000000" w:themeColor="text1"/>
        </w:rPr>
      </w:pPr>
      <w:r w:rsidRPr="00C775F5">
        <w:rPr>
          <w:rFonts w:asciiTheme="minorHAnsi" w:hAnsiTheme="minorHAnsi" w:cstheme="minorHAnsi"/>
          <w:color w:val="000000" w:themeColor="text1"/>
        </w:rPr>
        <w:t xml:space="preserve">Experienced </w:t>
      </w:r>
      <w:r w:rsidRPr="00C775F5">
        <w:rPr>
          <w:rFonts w:asciiTheme="minorHAnsi" w:hAnsiTheme="minorHAnsi" w:cstheme="minorHAnsi"/>
          <w:b/>
          <w:color w:val="000000" w:themeColor="text1"/>
        </w:rPr>
        <w:t>Java/Java</w:t>
      </w:r>
      <w:r w:rsidR="00A2259B" w:rsidRPr="00C775F5">
        <w:rPr>
          <w:rFonts w:asciiTheme="minorHAnsi" w:hAnsiTheme="minorHAnsi" w:cstheme="minorHAnsi"/>
          <w:b/>
          <w:color w:val="000000" w:themeColor="text1"/>
        </w:rPr>
        <w:t>J2</w:t>
      </w:r>
      <w:r w:rsidRPr="00C775F5">
        <w:rPr>
          <w:rFonts w:asciiTheme="minorHAnsi" w:hAnsiTheme="minorHAnsi" w:cstheme="minorHAnsi"/>
          <w:b/>
          <w:color w:val="000000" w:themeColor="text1"/>
        </w:rPr>
        <w:t>EE</w:t>
      </w:r>
      <w:r w:rsidRPr="00C775F5">
        <w:rPr>
          <w:rFonts w:asciiTheme="minorHAnsi" w:hAnsiTheme="minorHAnsi" w:cstheme="minorHAnsi"/>
          <w:color w:val="000000" w:themeColor="text1"/>
        </w:rPr>
        <w:t xml:space="preserve"> Developer with </w:t>
      </w:r>
      <w:r w:rsidR="00C01EB9">
        <w:rPr>
          <w:rFonts w:asciiTheme="minorHAnsi" w:hAnsiTheme="minorHAnsi" w:cstheme="minorHAnsi"/>
          <w:color w:val="000000" w:themeColor="text1"/>
        </w:rPr>
        <w:t>around</w:t>
      </w:r>
      <w:r w:rsidR="002C5B2E" w:rsidRPr="00C775F5">
        <w:rPr>
          <w:rFonts w:asciiTheme="minorHAnsi" w:hAnsiTheme="minorHAnsi" w:cstheme="minorHAnsi"/>
          <w:color w:val="000000" w:themeColor="text1"/>
        </w:rPr>
        <w:t xml:space="preserve"> </w:t>
      </w:r>
      <w:r w:rsidR="002C5B2E" w:rsidRPr="00C775F5">
        <w:rPr>
          <w:rFonts w:asciiTheme="minorHAnsi" w:hAnsiTheme="minorHAnsi" w:cstheme="minorHAnsi"/>
          <w:b/>
          <w:bCs/>
          <w:color w:val="000000" w:themeColor="text1"/>
        </w:rPr>
        <w:t>10</w:t>
      </w:r>
      <w:r w:rsidRPr="00C775F5">
        <w:rPr>
          <w:rFonts w:asciiTheme="minorHAnsi" w:hAnsiTheme="minorHAnsi" w:cstheme="minorHAnsi"/>
          <w:b/>
          <w:color w:val="000000" w:themeColor="text1"/>
        </w:rPr>
        <w:t xml:space="preserve"> years</w:t>
      </w:r>
      <w:r w:rsidRPr="00C775F5">
        <w:rPr>
          <w:rFonts w:asciiTheme="minorHAnsi" w:hAnsiTheme="minorHAnsi" w:cstheme="minorHAnsi"/>
          <w:color w:val="000000" w:themeColor="text1"/>
        </w:rPr>
        <w:t xml:space="preserve"> of comprehensive expertise in the full </w:t>
      </w:r>
      <w:r w:rsidRPr="004E6244">
        <w:rPr>
          <w:rFonts w:asciiTheme="minorHAnsi" w:hAnsiTheme="minorHAnsi" w:cstheme="minorHAnsi"/>
          <w:color w:val="000000" w:themeColor="text1"/>
        </w:rPr>
        <w:t>Software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r w:rsidRPr="004E6244">
        <w:rPr>
          <w:rFonts w:asciiTheme="minorHAnsi" w:hAnsiTheme="minorHAnsi" w:cstheme="minorHAnsi"/>
          <w:color w:val="000000" w:themeColor="text1"/>
        </w:rPr>
        <w:t>Development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r w:rsidRPr="004E6244">
        <w:rPr>
          <w:rFonts w:asciiTheme="minorHAnsi" w:hAnsiTheme="minorHAnsi" w:cstheme="minorHAnsi"/>
          <w:color w:val="000000" w:themeColor="text1"/>
        </w:rPr>
        <w:t>Life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r w:rsidRPr="004E6244">
        <w:rPr>
          <w:rFonts w:asciiTheme="minorHAnsi" w:hAnsiTheme="minorHAnsi" w:cstheme="minorHAnsi"/>
          <w:color w:val="000000" w:themeColor="text1"/>
        </w:rPr>
        <w:t>Cycle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 xml:space="preserve"> (SDLC)</w:t>
      </w:r>
      <w:r w:rsidRPr="00C775F5">
        <w:rPr>
          <w:rFonts w:asciiTheme="minorHAnsi" w:hAnsiTheme="minorHAnsi" w:cstheme="minorHAnsi"/>
          <w:color w:val="000000" w:themeColor="text1"/>
        </w:rPr>
        <w:t xml:space="preserve">, </w:t>
      </w:r>
      <w:r w:rsidRPr="004E6244">
        <w:rPr>
          <w:rFonts w:asciiTheme="minorHAnsi" w:hAnsiTheme="minorHAnsi" w:cstheme="minorHAnsi"/>
          <w:color w:val="000000" w:themeColor="text1"/>
        </w:rPr>
        <w:t>Object-Oriented Programming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 xml:space="preserve"> (OOP)</w:t>
      </w:r>
      <w:r w:rsidRPr="00C775F5">
        <w:rPr>
          <w:rFonts w:asciiTheme="minorHAnsi" w:hAnsiTheme="minorHAnsi" w:cstheme="minorHAnsi"/>
          <w:color w:val="000000" w:themeColor="text1"/>
        </w:rPr>
        <w:t xml:space="preserve">, and rigorous testing of both web and enterprise applications. Proficient in Agile methodologies, particularly adept at Test Driven Development and Pair Programming. Demonstrated success in UI design utilizing cutting-edge technologies including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>HTML5, CSS3, TypeScript, JavaScript, and Angular14</w:t>
      </w:r>
      <w:r w:rsidRPr="00C775F5">
        <w:rPr>
          <w:rFonts w:asciiTheme="minorHAnsi" w:hAnsiTheme="minorHAnsi" w:cstheme="minorHAnsi"/>
          <w:color w:val="000000" w:themeColor="text1"/>
        </w:rPr>
        <w:t xml:space="preserve">, with a proven track record of seamlessly migrating legacy Java applications to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>Java 11.</w:t>
      </w:r>
      <w:r w:rsidR="00C775F5" w:rsidRPr="00C775F5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r w:rsidRPr="00C775F5">
        <w:rPr>
          <w:rFonts w:asciiTheme="minorHAnsi" w:eastAsia="Open Sans" w:hAnsiTheme="minorHAnsi" w:cstheme="minorHAnsi"/>
          <w:color w:val="000000" w:themeColor="text1"/>
        </w:rPr>
        <w:t xml:space="preserve">Leveraged </w:t>
      </w:r>
      <w:r w:rsidRPr="00C775F5">
        <w:rPr>
          <w:rFonts w:asciiTheme="minorHAnsi" w:eastAsia="Open Sans" w:hAnsiTheme="minorHAnsi" w:cstheme="minorHAnsi"/>
          <w:b/>
          <w:color w:val="000000" w:themeColor="text1"/>
        </w:rPr>
        <w:t>Java 11's</w:t>
      </w:r>
      <w:r w:rsidRPr="00C775F5">
        <w:rPr>
          <w:rFonts w:asciiTheme="minorHAnsi" w:eastAsia="Open Sans" w:hAnsiTheme="minorHAnsi" w:cstheme="minorHAnsi"/>
          <w:color w:val="000000" w:themeColor="text1"/>
        </w:rPr>
        <w:t xml:space="preserve"> enhancements, including improved </w:t>
      </w:r>
      <w:r w:rsidRPr="00C775F5">
        <w:rPr>
          <w:rFonts w:asciiTheme="minorHAnsi" w:eastAsia="Open Sans" w:hAnsiTheme="minorHAnsi" w:cstheme="minorHAnsi"/>
          <w:b/>
          <w:color w:val="000000" w:themeColor="text1"/>
        </w:rPr>
        <w:t>lambda expressions</w:t>
      </w:r>
      <w:r w:rsidRPr="00C775F5">
        <w:rPr>
          <w:rFonts w:asciiTheme="minorHAnsi" w:eastAsia="Open Sans" w:hAnsiTheme="minorHAnsi" w:cstheme="minorHAnsi"/>
          <w:color w:val="000000" w:themeColor="text1"/>
        </w:rPr>
        <w:t xml:space="preserve">, </w:t>
      </w:r>
      <w:r w:rsidRPr="00C775F5">
        <w:rPr>
          <w:rFonts w:asciiTheme="minorHAnsi" w:eastAsia="Open Sans" w:hAnsiTheme="minorHAnsi" w:cstheme="minorHAnsi"/>
          <w:b/>
          <w:color w:val="000000" w:themeColor="text1"/>
        </w:rPr>
        <w:t>Stream API</w:t>
      </w:r>
      <w:r w:rsidRPr="00C775F5">
        <w:rPr>
          <w:rFonts w:asciiTheme="minorHAnsi" w:eastAsia="Open Sans" w:hAnsiTheme="minorHAnsi" w:cstheme="minorHAnsi"/>
          <w:color w:val="000000" w:themeColor="text1"/>
        </w:rPr>
        <w:t xml:space="preserve"> and Employed parallel streams and the new </w:t>
      </w:r>
      <w:r w:rsidRPr="00C775F5">
        <w:rPr>
          <w:rFonts w:asciiTheme="minorHAnsi" w:eastAsia="Open Sans" w:hAnsiTheme="minorHAnsi" w:cstheme="minorHAnsi"/>
          <w:b/>
          <w:color w:val="000000" w:themeColor="text1"/>
        </w:rPr>
        <w:t>HTTP client API</w:t>
      </w:r>
      <w:r w:rsidRPr="00C775F5">
        <w:rPr>
          <w:rFonts w:asciiTheme="minorHAnsi" w:eastAsia="Open Sans" w:hAnsiTheme="minorHAnsi" w:cstheme="minorHAnsi"/>
          <w:color w:val="000000" w:themeColor="text1"/>
        </w:rPr>
        <w:t xml:space="preserve"> for asynchronous communication.</w:t>
      </w:r>
    </w:p>
    <w:p w14:paraId="732CD9F1" w14:textId="77777777" w:rsidR="008212B4" w:rsidRPr="00C775F5" w:rsidRDefault="00840D47">
      <w:pPr>
        <w:pStyle w:val="ListParagraph"/>
        <w:widowControl w:val="0"/>
        <w:numPr>
          <w:ilvl w:val="0"/>
          <w:numId w:val="1"/>
        </w:numPr>
        <w:shd w:val="clear" w:color="auto" w:fill="FFFFFF"/>
        <w:autoSpaceDE w:val="0"/>
        <w:autoSpaceDN w:val="0"/>
        <w:spacing w:after="200" w:line="240" w:lineRule="auto"/>
        <w:jc w:val="both"/>
        <w:rPr>
          <w:rFonts w:asciiTheme="minorHAnsi" w:eastAsia="Open Sans" w:hAnsiTheme="minorHAnsi" w:cstheme="minorHAnsi"/>
          <w:b/>
          <w:bCs/>
          <w:color w:val="000000" w:themeColor="text1"/>
        </w:rPr>
      </w:pPr>
      <w:r w:rsidRPr="00C775F5">
        <w:rPr>
          <w:rFonts w:asciiTheme="minorHAnsi" w:hAnsiTheme="minorHAnsi" w:cstheme="minorHAnsi"/>
        </w:rPr>
        <w:t xml:space="preserve">Expert in developing responsive, </w:t>
      </w:r>
      <w:r w:rsidRPr="00C775F5">
        <w:rPr>
          <w:rFonts w:asciiTheme="minorHAnsi" w:hAnsiTheme="minorHAnsi" w:cstheme="minorHAnsi"/>
          <w:b/>
          <w:bCs/>
        </w:rPr>
        <w:t xml:space="preserve">Dynamic SPA’s </w:t>
      </w:r>
      <w:r w:rsidRPr="00C775F5">
        <w:rPr>
          <w:rFonts w:asciiTheme="minorHAnsi" w:hAnsiTheme="minorHAnsi" w:cstheme="minorHAnsi"/>
        </w:rPr>
        <w:t xml:space="preserve">using </w:t>
      </w:r>
      <w:r w:rsidRPr="00C775F5">
        <w:rPr>
          <w:rFonts w:asciiTheme="minorHAnsi" w:hAnsiTheme="minorHAnsi" w:cstheme="minorHAnsi"/>
          <w:b/>
          <w:bCs/>
        </w:rPr>
        <w:t xml:space="preserve">Angular14 </w:t>
      </w:r>
      <w:r w:rsidRPr="00C775F5">
        <w:rPr>
          <w:rFonts w:asciiTheme="minorHAnsi" w:hAnsiTheme="minorHAnsi" w:cstheme="minorHAnsi"/>
        </w:rPr>
        <w:t xml:space="preserve">and other </w:t>
      </w:r>
      <w:r w:rsidRPr="00C775F5">
        <w:rPr>
          <w:rFonts w:asciiTheme="minorHAnsi" w:hAnsiTheme="minorHAnsi" w:cstheme="minorHAnsi"/>
          <w:b/>
          <w:bCs/>
        </w:rPr>
        <w:t>front-end</w:t>
      </w:r>
      <w:r w:rsidRPr="00C775F5">
        <w:rPr>
          <w:rFonts w:asciiTheme="minorHAnsi" w:hAnsiTheme="minorHAnsi" w:cstheme="minorHAnsi"/>
        </w:rPr>
        <w:t xml:space="preserve"> technologies.</w:t>
      </w:r>
    </w:p>
    <w:p w14:paraId="732CD9F2" w14:textId="77777777" w:rsidR="008212B4" w:rsidRPr="00C775F5" w:rsidRDefault="00840D47">
      <w:pPr>
        <w:pStyle w:val="ListParagraph"/>
        <w:widowControl w:val="0"/>
        <w:numPr>
          <w:ilvl w:val="0"/>
          <w:numId w:val="1"/>
        </w:numPr>
        <w:shd w:val="clear" w:color="auto" w:fill="FFFFFF"/>
        <w:autoSpaceDE w:val="0"/>
        <w:autoSpaceDN w:val="0"/>
        <w:spacing w:after="200" w:line="240" w:lineRule="auto"/>
        <w:jc w:val="both"/>
        <w:rPr>
          <w:rFonts w:asciiTheme="minorHAnsi" w:eastAsia="Open Sans" w:hAnsiTheme="minorHAnsi" w:cstheme="minorHAnsi"/>
          <w:b/>
          <w:bCs/>
          <w:color w:val="000000" w:themeColor="text1"/>
        </w:rPr>
      </w:pPr>
      <w:r w:rsidRPr="00C775F5">
        <w:rPr>
          <w:rFonts w:asciiTheme="minorHAnsi" w:hAnsiTheme="minorHAnsi" w:cstheme="minorHAnsi"/>
        </w:rPr>
        <w:t xml:space="preserve">Adept at ensuring seamless </w:t>
      </w:r>
      <w:r w:rsidRPr="00C775F5">
        <w:rPr>
          <w:rFonts w:asciiTheme="minorHAnsi" w:hAnsiTheme="minorHAnsi" w:cstheme="minorHAnsi"/>
          <w:b/>
          <w:bCs/>
        </w:rPr>
        <w:t>UX</w:t>
      </w:r>
      <w:r w:rsidRPr="00C775F5">
        <w:rPr>
          <w:rFonts w:asciiTheme="minorHAnsi" w:hAnsiTheme="minorHAnsi" w:cstheme="minorHAnsi"/>
        </w:rPr>
        <w:t xml:space="preserve"> across various devices and screen sizes through effective use of </w:t>
      </w:r>
      <w:r w:rsidRPr="00C775F5">
        <w:rPr>
          <w:rFonts w:asciiTheme="minorHAnsi" w:hAnsiTheme="minorHAnsi" w:cstheme="minorHAnsi"/>
          <w:b/>
          <w:bCs/>
        </w:rPr>
        <w:t xml:space="preserve">HTML5, CSS3, and JavaScript. </w:t>
      </w:r>
      <w:r w:rsidRPr="00C775F5">
        <w:rPr>
          <w:rFonts w:asciiTheme="minorHAnsi" w:hAnsiTheme="minorHAnsi" w:cstheme="minorHAnsi"/>
          <w:color w:val="000000" w:themeColor="text1"/>
        </w:rPr>
        <w:t>Proficiency in</w:t>
      </w:r>
      <w:r w:rsidRPr="00C775F5">
        <w:rPr>
          <w:rFonts w:asciiTheme="minorHAnsi" w:hAnsiTheme="minorHAnsi" w:cstheme="minorHAnsi"/>
          <w:b/>
          <w:color w:val="000000" w:themeColor="text1"/>
        </w:rPr>
        <w:t xml:space="preserve"> Java 11 Lambda expressions, Streams, Pipelines, Filters, Consumer concepts.</w:t>
      </w:r>
    </w:p>
    <w:p w14:paraId="732CD9F4" w14:textId="77777777" w:rsidR="008212B4" w:rsidRPr="00C775F5" w:rsidRDefault="00840D47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160" w:line="278" w:lineRule="auto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C775F5">
        <w:rPr>
          <w:rFonts w:asciiTheme="minorHAnsi" w:hAnsiTheme="minorHAnsi" w:cstheme="minorHAnsi"/>
          <w:color w:val="000000" w:themeColor="text1"/>
        </w:rPr>
        <w:t xml:space="preserve">Adept at leveraging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>Amazon Web Services (AWS)</w:t>
      </w:r>
      <w:r w:rsidRPr="00C775F5">
        <w:rPr>
          <w:rFonts w:asciiTheme="minorHAnsi" w:hAnsiTheme="minorHAnsi" w:cstheme="minorHAnsi"/>
          <w:color w:val="000000" w:themeColor="text1"/>
        </w:rPr>
        <w:t xml:space="preserve"> offerings such as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>EC2, RDS,</w:t>
      </w:r>
      <w:r w:rsidRPr="00C775F5">
        <w:rPr>
          <w:rFonts w:asciiTheme="minorHAnsi" w:hAnsiTheme="minorHAnsi" w:cstheme="minorHAnsi"/>
          <w:b/>
          <w:bCs/>
        </w:rPr>
        <w:t>ECS, S3, CloudWatch, SQS, SNS, AWS Lambda, CodeBuild, CodeCommit, CodePipeline, API Gateway</w:t>
      </w:r>
      <w:r w:rsidRPr="00C775F5">
        <w:rPr>
          <w:rFonts w:asciiTheme="minorHAnsi" w:hAnsiTheme="minorHAnsi" w:cstheme="minorHAnsi"/>
        </w:rPr>
        <w:t>,</w:t>
      </w:r>
      <w:r w:rsidR="00006E29">
        <w:rPr>
          <w:rFonts w:asciiTheme="minorHAnsi" w:hAnsiTheme="minorHAnsi" w:cstheme="minorHAnsi"/>
        </w:rPr>
        <w:t xml:space="preserve"> </w:t>
      </w:r>
      <w:r w:rsidRPr="00C775F5">
        <w:rPr>
          <w:rFonts w:asciiTheme="minorHAnsi" w:hAnsiTheme="minorHAnsi" w:cstheme="minorHAnsi"/>
          <w:b/>
          <w:bCs/>
        </w:rPr>
        <w:t>Cloud</w:t>
      </w:r>
      <w:r w:rsidR="00006E29">
        <w:rPr>
          <w:rFonts w:asciiTheme="minorHAnsi" w:hAnsiTheme="minorHAnsi" w:cstheme="minorHAnsi"/>
          <w:b/>
          <w:bCs/>
        </w:rPr>
        <w:t xml:space="preserve"> </w:t>
      </w:r>
      <w:r w:rsidRPr="00C775F5">
        <w:rPr>
          <w:rFonts w:asciiTheme="minorHAnsi" w:hAnsiTheme="minorHAnsi" w:cstheme="minorHAnsi"/>
          <w:b/>
          <w:bCs/>
        </w:rPr>
        <w:t>Formation</w:t>
      </w:r>
      <w:r w:rsidR="00006E29">
        <w:rPr>
          <w:rFonts w:asciiTheme="minorHAnsi" w:hAnsiTheme="minorHAnsi" w:cstheme="minorHAnsi"/>
          <w:b/>
          <w:bCs/>
        </w:rPr>
        <w:t xml:space="preserve">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 xml:space="preserve">and Elastic Load Balancing. </w:t>
      </w:r>
      <w:r w:rsidRPr="00C775F5">
        <w:rPr>
          <w:rFonts w:asciiTheme="minorHAnsi" w:hAnsiTheme="minorHAnsi" w:cstheme="minorHAnsi"/>
          <w:color w:val="000000" w:themeColor="text1"/>
        </w:rPr>
        <w:t xml:space="preserve">Proficient in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>Kubernetes</w:t>
      </w:r>
      <w:r w:rsidRPr="00C775F5">
        <w:rPr>
          <w:rFonts w:asciiTheme="minorHAnsi" w:hAnsiTheme="minorHAnsi" w:cstheme="minorHAnsi"/>
          <w:color w:val="000000" w:themeColor="text1"/>
        </w:rPr>
        <w:t xml:space="preserve"> for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>orchestrating</w:t>
      </w:r>
      <w:r w:rsidRPr="00C775F5">
        <w:rPr>
          <w:rFonts w:asciiTheme="minorHAnsi" w:hAnsiTheme="minorHAnsi" w:cstheme="minorHAnsi"/>
          <w:color w:val="000000" w:themeColor="text1"/>
        </w:rPr>
        <w:t xml:space="preserve"> deployment,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>scaling,</w:t>
      </w:r>
      <w:r w:rsidRPr="00C775F5">
        <w:rPr>
          <w:rFonts w:asciiTheme="minorHAnsi" w:hAnsiTheme="minorHAnsi" w:cstheme="minorHAnsi"/>
          <w:color w:val="000000" w:themeColor="text1"/>
        </w:rPr>
        <w:t xml:space="preserve"> and management of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>Docker Containers</w:t>
      </w:r>
      <w:r w:rsidRPr="00C775F5">
        <w:rPr>
          <w:rFonts w:asciiTheme="minorHAnsi" w:hAnsiTheme="minorHAnsi" w:cstheme="minorHAnsi"/>
          <w:color w:val="000000" w:themeColor="text1"/>
        </w:rPr>
        <w:t xml:space="preserve">. Crafting highly efficient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>Docker images</w:t>
      </w:r>
      <w:r w:rsidRPr="00C775F5">
        <w:rPr>
          <w:rFonts w:asciiTheme="minorHAnsi" w:hAnsiTheme="minorHAnsi" w:cstheme="minorHAnsi"/>
          <w:color w:val="000000" w:themeColor="text1"/>
        </w:rPr>
        <w:t xml:space="preserve"> and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>containers</w:t>
      </w:r>
      <w:r w:rsidRPr="00C775F5">
        <w:rPr>
          <w:rFonts w:asciiTheme="minorHAnsi" w:hAnsiTheme="minorHAnsi" w:cstheme="minorHAnsi"/>
          <w:color w:val="000000" w:themeColor="text1"/>
        </w:rPr>
        <w:t xml:space="preserve"> tailored for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>Spring Boot applications.</w:t>
      </w:r>
    </w:p>
    <w:p w14:paraId="732CD9F7" w14:textId="77777777" w:rsidR="008212B4" w:rsidRPr="00C775F5" w:rsidRDefault="00840D47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160" w:line="278" w:lineRule="auto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C775F5">
        <w:rPr>
          <w:rFonts w:asciiTheme="minorHAnsi" w:hAnsiTheme="minorHAnsi" w:cstheme="minorHAnsi"/>
          <w:color w:val="000000" w:themeColor="text1"/>
        </w:rPr>
        <w:t xml:space="preserve">Skilled in constructing robust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>data pipelines</w:t>
      </w:r>
      <w:r w:rsidRPr="00C775F5">
        <w:rPr>
          <w:rFonts w:asciiTheme="minorHAnsi" w:hAnsiTheme="minorHAnsi" w:cstheme="minorHAnsi"/>
          <w:color w:val="000000" w:themeColor="text1"/>
        </w:rPr>
        <w:t xml:space="preserve"> employing technologies like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>Kafka</w:t>
      </w:r>
      <w:r w:rsidRPr="00C775F5">
        <w:rPr>
          <w:rFonts w:asciiTheme="minorHAnsi" w:hAnsiTheme="minorHAnsi" w:cstheme="minorHAnsi"/>
          <w:color w:val="000000" w:themeColor="text1"/>
        </w:rPr>
        <w:t xml:space="preserve"> and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>Spark,</w:t>
      </w:r>
      <w:r w:rsidRPr="00C775F5">
        <w:rPr>
          <w:rFonts w:asciiTheme="minorHAnsi" w:hAnsiTheme="minorHAnsi" w:cstheme="minorHAnsi"/>
          <w:color w:val="000000" w:themeColor="text1"/>
        </w:rPr>
        <w:t xml:space="preserve"> proficient in messaging services including Apache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>Kafka, JMS,</w:t>
      </w:r>
      <w:r w:rsidRPr="00C775F5">
        <w:rPr>
          <w:rFonts w:asciiTheme="minorHAnsi" w:hAnsiTheme="minorHAnsi" w:cstheme="minorHAnsi"/>
          <w:color w:val="000000" w:themeColor="text1"/>
        </w:rPr>
        <w:t xml:space="preserve"> and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>RabbitMQ</w:t>
      </w:r>
      <w:r w:rsidRPr="00C775F5">
        <w:rPr>
          <w:rFonts w:asciiTheme="minorHAnsi" w:hAnsiTheme="minorHAnsi" w:cstheme="minorHAnsi"/>
          <w:color w:val="000000" w:themeColor="text1"/>
        </w:rPr>
        <w:t xml:space="preserve">. Well-versed in implementing various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>Web Services</w:t>
      </w:r>
      <w:r w:rsidRPr="00C775F5">
        <w:rPr>
          <w:rFonts w:asciiTheme="minorHAnsi" w:hAnsiTheme="minorHAnsi" w:cstheme="minorHAnsi"/>
          <w:color w:val="000000" w:themeColor="text1"/>
        </w:rPr>
        <w:t xml:space="preserve"> such as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>Apache SOAP, REST,</w:t>
      </w:r>
      <w:r w:rsidRPr="00C775F5">
        <w:rPr>
          <w:rFonts w:asciiTheme="minorHAnsi" w:hAnsiTheme="minorHAnsi" w:cstheme="minorHAnsi"/>
          <w:color w:val="000000" w:themeColor="text1"/>
        </w:rPr>
        <w:t xml:space="preserve"> and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>WSDL</w:t>
      </w:r>
      <w:r w:rsidRPr="00C775F5">
        <w:rPr>
          <w:rFonts w:asciiTheme="minorHAnsi" w:hAnsiTheme="minorHAnsi" w:cstheme="minorHAnsi"/>
          <w:color w:val="000000" w:themeColor="text1"/>
        </w:rPr>
        <w:t xml:space="preserve">. Proficient in establishing successful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>CI/CD</w:t>
      </w:r>
      <w:r w:rsidR="00006E29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>strategies</w:t>
      </w:r>
      <w:r w:rsidRPr="00C775F5">
        <w:rPr>
          <w:rFonts w:asciiTheme="minorHAnsi" w:hAnsiTheme="minorHAnsi" w:cstheme="minorHAnsi"/>
          <w:color w:val="000000" w:themeColor="text1"/>
        </w:rPr>
        <w:t xml:space="preserve"> utilizing tools such as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 xml:space="preserve">GIT, Nexus, Jenkins, Maven, </w:t>
      </w:r>
      <w:r w:rsidRPr="00C775F5">
        <w:rPr>
          <w:rFonts w:asciiTheme="minorHAnsi" w:hAnsiTheme="minorHAnsi" w:cstheme="minorHAnsi"/>
          <w:color w:val="000000" w:themeColor="text1"/>
        </w:rPr>
        <w:t>and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 xml:space="preserve"> Docker.</w:t>
      </w:r>
    </w:p>
    <w:p w14:paraId="732CD9F8" w14:textId="77777777" w:rsidR="008212B4" w:rsidRPr="00024490" w:rsidRDefault="00840D47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160" w:line="278" w:lineRule="auto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C775F5">
        <w:rPr>
          <w:rFonts w:asciiTheme="minorHAnsi" w:hAnsiTheme="minorHAnsi" w:cstheme="minorHAnsi"/>
        </w:rPr>
        <w:t xml:space="preserve">Proficient in application integrations including </w:t>
      </w:r>
      <w:r w:rsidRPr="00C775F5">
        <w:rPr>
          <w:rFonts w:asciiTheme="minorHAnsi" w:hAnsiTheme="minorHAnsi" w:cstheme="minorHAnsi"/>
          <w:b/>
          <w:bCs/>
        </w:rPr>
        <w:t>SOAP/REST Web Services, ESB, JMS</w:t>
      </w:r>
      <w:r w:rsidRPr="00C775F5">
        <w:rPr>
          <w:rFonts w:asciiTheme="minorHAnsi" w:hAnsiTheme="minorHAnsi" w:cstheme="minorHAnsi"/>
        </w:rPr>
        <w:t xml:space="preserve">, and handling </w:t>
      </w:r>
      <w:r w:rsidRPr="00C775F5">
        <w:rPr>
          <w:rFonts w:asciiTheme="minorHAnsi" w:hAnsiTheme="minorHAnsi" w:cstheme="minorHAnsi"/>
          <w:b/>
          <w:bCs/>
        </w:rPr>
        <w:t>file/data transfers</w:t>
      </w:r>
      <w:r w:rsidRPr="00C775F5">
        <w:rPr>
          <w:rFonts w:asciiTheme="minorHAnsi" w:hAnsiTheme="minorHAnsi" w:cstheme="minorHAnsi"/>
        </w:rPr>
        <w:t>, ensuring seamless interoperability between systems.</w:t>
      </w:r>
    </w:p>
    <w:p w14:paraId="0EFA1FE8" w14:textId="1B8B7B20" w:rsidR="00024490" w:rsidRDefault="00024490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160" w:line="278" w:lineRule="auto"/>
        <w:jc w:val="both"/>
        <w:rPr>
          <w:rFonts w:asciiTheme="minorHAnsi" w:hAnsiTheme="minorHAnsi" w:cstheme="minorHAnsi"/>
          <w:color w:val="000000" w:themeColor="text1"/>
        </w:rPr>
      </w:pPr>
      <w:r w:rsidRPr="00024490">
        <w:rPr>
          <w:rFonts w:asciiTheme="minorHAnsi" w:hAnsiTheme="minorHAnsi" w:cstheme="minorHAnsi"/>
          <w:color w:val="000000" w:themeColor="text1"/>
        </w:rPr>
        <w:t>Developed and maintained scalable</w:t>
      </w:r>
      <w:r w:rsidRPr="00024490">
        <w:rPr>
          <w:rFonts w:asciiTheme="minorHAnsi" w:hAnsiTheme="minorHAnsi" w:cstheme="minorHAnsi"/>
          <w:b/>
          <w:bCs/>
          <w:color w:val="000000" w:themeColor="text1"/>
        </w:rPr>
        <w:t xml:space="preserve"> RESTful APIs</w:t>
      </w:r>
      <w:r w:rsidRPr="00024490">
        <w:rPr>
          <w:rFonts w:asciiTheme="minorHAnsi" w:hAnsiTheme="minorHAnsi" w:cstheme="minorHAnsi"/>
          <w:color w:val="000000" w:themeColor="text1"/>
        </w:rPr>
        <w:t xml:space="preserve"> using </w:t>
      </w:r>
      <w:r w:rsidRPr="00024490">
        <w:rPr>
          <w:rFonts w:asciiTheme="minorHAnsi" w:hAnsiTheme="minorHAnsi" w:cstheme="minorHAnsi"/>
          <w:b/>
          <w:bCs/>
          <w:color w:val="000000" w:themeColor="text1"/>
        </w:rPr>
        <w:t>Node.js</w:t>
      </w:r>
      <w:r w:rsidRPr="00024490">
        <w:rPr>
          <w:rFonts w:asciiTheme="minorHAnsi" w:hAnsiTheme="minorHAnsi" w:cstheme="minorHAnsi"/>
          <w:color w:val="000000" w:themeColor="text1"/>
        </w:rPr>
        <w:t xml:space="preserve"> and Express, handling thousands of concurrent requests with minimal latency.</w:t>
      </w:r>
    </w:p>
    <w:p w14:paraId="732CD9F9" w14:textId="77777777" w:rsidR="008212B4" w:rsidRPr="00C775F5" w:rsidRDefault="00840D47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160" w:line="278" w:lineRule="auto"/>
        <w:jc w:val="both"/>
        <w:rPr>
          <w:rFonts w:asciiTheme="minorHAnsi" w:hAnsiTheme="minorHAnsi" w:cstheme="minorHAnsi"/>
          <w:color w:val="000000" w:themeColor="text1"/>
        </w:rPr>
      </w:pPr>
      <w:r w:rsidRPr="00C775F5">
        <w:rPr>
          <w:rFonts w:asciiTheme="minorHAnsi" w:hAnsiTheme="minorHAnsi" w:cstheme="minorHAnsi"/>
          <w:color w:val="000000" w:themeColor="text1"/>
        </w:rPr>
        <w:t xml:space="preserve">Experienced in seamless data migration from Oracle database to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>Apache Cassandra</w:t>
      </w:r>
      <w:r w:rsidRPr="00C775F5">
        <w:rPr>
          <w:rFonts w:asciiTheme="minorHAnsi" w:hAnsiTheme="minorHAnsi" w:cstheme="minorHAnsi"/>
          <w:color w:val="000000" w:themeColor="text1"/>
        </w:rPr>
        <w:t xml:space="preserve"> NoSQL Database utilizing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>Spring JDBC</w:t>
      </w:r>
      <w:r w:rsidRPr="00C775F5">
        <w:rPr>
          <w:rFonts w:asciiTheme="minorHAnsi" w:hAnsiTheme="minorHAnsi" w:cstheme="minorHAnsi"/>
          <w:color w:val="000000" w:themeColor="text1"/>
        </w:rPr>
        <w:t>. Possess strong troubleshooting and analytical skills with a keen ability to identify and resolve complex issues effectively, ensuring smooth transition and optimal database performance.</w:t>
      </w:r>
    </w:p>
    <w:p w14:paraId="732CD9FA" w14:textId="77777777" w:rsidR="008212B4" w:rsidRPr="00C775F5" w:rsidRDefault="00840D47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line="240" w:lineRule="auto"/>
        <w:contextualSpacing w:val="0"/>
        <w:jc w:val="both"/>
        <w:rPr>
          <w:rFonts w:asciiTheme="minorHAnsi" w:hAnsiTheme="minorHAnsi" w:cstheme="minorHAnsi"/>
          <w:color w:val="000000" w:themeColor="text1"/>
        </w:rPr>
      </w:pPr>
      <w:r w:rsidRPr="00C775F5">
        <w:rPr>
          <w:rFonts w:asciiTheme="minorHAnsi" w:hAnsiTheme="minorHAnsi" w:cstheme="minorHAnsi"/>
          <w:color w:val="000000" w:themeColor="text1"/>
        </w:rPr>
        <w:t xml:space="preserve">Proficient in configuring and managing a variety of web and application servers like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 xml:space="preserve">IBM WebSphere, Apache Tomcat, and BEA WebLogic, </w:t>
      </w:r>
      <w:r w:rsidRPr="00C775F5">
        <w:rPr>
          <w:rFonts w:asciiTheme="minorHAnsi" w:hAnsiTheme="minorHAnsi" w:cstheme="minorHAnsi"/>
          <w:color w:val="000000" w:themeColor="text1"/>
        </w:rPr>
        <w:t>demonstrating expertise in load balancing, clustering, and fine-tuning performance for optimal application delivery.</w:t>
      </w:r>
    </w:p>
    <w:p w14:paraId="732CD9FB" w14:textId="77777777" w:rsidR="008212B4" w:rsidRPr="00C775F5" w:rsidRDefault="00840D47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line="240" w:lineRule="auto"/>
        <w:contextualSpacing w:val="0"/>
        <w:jc w:val="both"/>
        <w:rPr>
          <w:rFonts w:asciiTheme="minorHAnsi" w:hAnsiTheme="minorHAnsi" w:cstheme="minorHAnsi"/>
          <w:color w:val="000000" w:themeColor="text1"/>
        </w:rPr>
      </w:pPr>
      <w:r w:rsidRPr="00C775F5">
        <w:rPr>
          <w:rFonts w:asciiTheme="minorHAnsi" w:hAnsiTheme="minorHAnsi" w:cstheme="minorHAnsi"/>
        </w:rPr>
        <w:t xml:space="preserve">Strong proponent of </w:t>
      </w:r>
      <w:r w:rsidRPr="00C775F5">
        <w:rPr>
          <w:rFonts w:asciiTheme="minorHAnsi" w:hAnsiTheme="minorHAnsi" w:cstheme="minorHAnsi"/>
          <w:b/>
          <w:bCs/>
        </w:rPr>
        <w:t xml:space="preserve">Test-Driven Development (TDD) </w:t>
      </w:r>
      <w:r w:rsidRPr="00C775F5">
        <w:rPr>
          <w:rFonts w:asciiTheme="minorHAnsi" w:hAnsiTheme="minorHAnsi" w:cstheme="minorHAnsi"/>
        </w:rPr>
        <w:t>and</w:t>
      </w:r>
      <w:r w:rsidRPr="00C775F5">
        <w:rPr>
          <w:rFonts w:asciiTheme="minorHAnsi" w:hAnsiTheme="minorHAnsi" w:cstheme="minorHAnsi"/>
          <w:b/>
          <w:bCs/>
        </w:rPr>
        <w:t xml:space="preserve"> Behavior Driven Development (BDD),</w:t>
      </w:r>
      <w:r w:rsidRPr="00C775F5">
        <w:rPr>
          <w:rFonts w:asciiTheme="minorHAnsi" w:hAnsiTheme="minorHAnsi" w:cstheme="minorHAnsi"/>
        </w:rPr>
        <w:t xml:space="preserve"> consistently applying these methodologies to ensure robust, high-quality</w:t>
      </w:r>
      <w:r w:rsidR="00006E29">
        <w:rPr>
          <w:rFonts w:asciiTheme="minorHAnsi" w:hAnsiTheme="minorHAnsi" w:cstheme="minorHAnsi"/>
        </w:rPr>
        <w:t xml:space="preserve"> </w:t>
      </w:r>
      <w:r w:rsidRPr="00C775F5">
        <w:rPr>
          <w:rFonts w:asciiTheme="minorHAnsi" w:hAnsiTheme="minorHAnsi" w:cstheme="minorHAnsi"/>
        </w:rPr>
        <w:t xml:space="preserve">code. Experienced in utilizing tools such as </w:t>
      </w:r>
      <w:r w:rsidRPr="00C775F5">
        <w:rPr>
          <w:rFonts w:asciiTheme="minorHAnsi" w:hAnsiTheme="minorHAnsi" w:cstheme="minorHAnsi"/>
          <w:b/>
          <w:bCs/>
        </w:rPr>
        <w:t xml:space="preserve">JUnit, Mockito, and Cucumber </w:t>
      </w:r>
      <w:r w:rsidRPr="00C775F5">
        <w:rPr>
          <w:rFonts w:asciiTheme="minorHAnsi" w:hAnsiTheme="minorHAnsi" w:cstheme="minorHAnsi"/>
        </w:rPr>
        <w:t xml:space="preserve">for comprehensive </w:t>
      </w:r>
      <w:r w:rsidRPr="00C775F5">
        <w:rPr>
          <w:rFonts w:asciiTheme="minorHAnsi" w:hAnsiTheme="minorHAnsi" w:cstheme="minorHAnsi"/>
          <w:b/>
          <w:bCs/>
        </w:rPr>
        <w:t xml:space="preserve">unit </w:t>
      </w:r>
      <w:r w:rsidRPr="00C775F5">
        <w:rPr>
          <w:rFonts w:asciiTheme="minorHAnsi" w:hAnsiTheme="minorHAnsi" w:cstheme="minorHAnsi"/>
        </w:rPr>
        <w:t xml:space="preserve">and </w:t>
      </w:r>
      <w:r w:rsidRPr="00C775F5">
        <w:rPr>
          <w:rFonts w:asciiTheme="minorHAnsi" w:hAnsiTheme="minorHAnsi" w:cstheme="minorHAnsi"/>
          <w:b/>
          <w:bCs/>
        </w:rPr>
        <w:t>integration testing</w:t>
      </w:r>
      <w:r w:rsidRPr="00C775F5">
        <w:rPr>
          <w:rFonts w:asciiTheme="minorHAnsi" w:hAnsiTheme="minorHAnsi" w:cstheme="minorHAnsi"/>
        </w:rPr>
        <w:t>.</w:t>
      </w:r>
    </w:p>
    <w:p w14:paraId="732CD9FE" w14:textId="2B4931F2" w:rsidR="008212B4" w:rsidRPr="00F85AA7" w:rsidRDefault="00840D47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160" w:line="278" w:lineRule="auto"/>
        <w:jc w:val="both"/>
        <w:rPr>
          <w:rFonts w:asciiTheme="minorHAnsi" w:hAnsiTheme="minorHAnsi" w:cstheme="minorHAnsi"/>
          <w:color w:val="000000" w:themeColor="text1"/>
        </w:rPr>
      </w:pPr>
      <w:r w:rsidRPr="00C775F5">
        <w:rPr>
          <w:rFonts w:asciiTheme="minorHAnsi" w:hAnsiTheme="minorHAnsi" w:cstheme="minorHAnsi"/>
        </w:rPr>
        <w:t xml:space="preserve">Proficient in configuring and deploying applications on servers like </w:t>
      </w:r>
      <w:r w:rsidRPr="00C775F5">
        <w:rPr>
          <w:rFonts w:asciiTheme="minorHAnsi" w:hAnsiTheme="minorHAnsi" w:cstheme="minorHAnsi"/>
          <w:b/>
          <w:bCs/>
        </w:rPr>
        <w:t xml:space="preserve">Tomcat, </w:t>
      </w:r>
      <w:r w:rsidR="009F0708">
        <w:rPr>
          <w:rFonts w:asciiTheme="minorHAnsi" w:hAnsiTheme="minorHAnsi" w:cstheme="minorHAnsi"/>
          <w:b/>
          <w:bCs/>
        </w:rPr>
        <w:t>Wild</w:t>
      </w:r>
      <w:r w:rsidR="00545A8C">
        <w:rPr>
          <w:rFonts w:asciiTheme="minorHAnsi" w:hAnsiTheme="minorHAnsi" w:cstheme="minorHAnsi"/>
          <w:b/>
          <w:bCs/>
        </w:rPr>
        <w:t>F</w:t>
      </w:r>
      <w:r w:rsidR="009F0708">
        <w:rPr>
          <w:rFonts w:asciiTheme="minorHAnsi" w:hAnsiTheme="minorHAnsi" w:cstheme="minorHAnsi"/>
          <w:b/>
          <w:bCs/>
        </w:rPr>
        <w:t>ly</w:t>
      </w:r>
      <w:r w:rsidR="00545A8C">
        <w:rPr>
          <w:rFonts w:asciiTheme="minorHAnsi" w:hAnsiTheme="minorHAnsi" w:cstheme="minorHAnsi"/>
          <w:b/>
          <w:bCs/>
        </w:rPr>
        <w:t xml:space="preserve">, </w:t>
      </w:r>
      <w:r w:rsidRPr="00C775F5">
        <w:rPr>
          <w:rFonts w:asciiTheme="minorHAnsi" w:hAnsiTheme="minorHAnsi" w:cstheme="minorHAnsi"/>
          <w:b/>
          <w:bCs/>
        </w:rPr>
        <w:t>WebSphere, WebLogic, and JBoss.</w:t>
      </w:r>
    </w:p>
    <w:p w14:paraId="37167FFC" w14:textId="69AE9BBB" w:rsidR="00F85AA7" w:rsidRPr="00C775F5" w:rsidRDefault="00F85AA7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160" w:line="278" w:lineRule="auto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</w:rPr>
        <w:t xml:space="preserve">Setup </w:t>
      </w:r>
      <w:r w:rsidRPr="00F85AA7">
        <w:rPr>
          <w:rFonts w:asciiTheme="minorHAnsi" w:hAnsiTheme="minorHAnsi" w:cstheme="minorHAnsi"/>
          <w:b/>
          <w:bCs/>
        </w:rPr>
        <w:t>JAAS</w:t>
      </w:r>
      <w:r>
        <w:rPr>
          <w:rFonts w:asciiTheme="minorHAnsi" w:hAnsiTheme="minorHAnsi" w:cstheme="minorHAnsi"/>
        </w:rPr>
        <w:t xml:space="preserve">, role-based access, and </w:t>
      </w:r>
      <w:r w:rsidRPr="00F85AA7">
        <w:rPr>
          <w:rFonts w:asciiTheme="minorHAnsi" w:hAnsiTheme="minorHAnsi" w:cstheme="minorHAnsi"/>
          <w:b/>
          <w:bCs/>
        </w:rPr>
        <w:t>SSL</w:t>
      </w:r>
      <w:r>
        <w:rPr>
          <w:rFonts w:asciiTheme="minorHAnsi" w:hAnsiTheme="minorHAnsi" w:cstheme="minorHAnsi"/>
        </w:rPr>
        <w:t xml:space="preserve"> within </w:t>
      </w:r>
      <w:r w:rsidRPr="00F85AA7">
        <w:rPr>
          <w:rFonts w:asciiTheme="minorHAnsi" w:hAnsiTheme="minorHAnsi" w:cstheme="minorHAnsi"/>
          <w:b/>
          <w:bCs/>
        </w:rPr>
        <w:t>WildFly</w:t>
      </w:r>
      <w:r>
        <w:rPr>
          <w:rFonts w:asciiTheme="minorHAnsi" w:hAnsiTheme="minorHAnsi" w:cstheme="minorHAnsi"/>
        </w:rPr>
        <w:t xml:space="preserve"> as a part of Java EE application for </w:t>
      </w:r>
      <w:r w:rsidRPr="00F85AA7">
        <w:rPr>
          <w:rFonts w:asciiTheme="minorHAnsi" w:hAnsiTheme="minorHAnsi" w:cstheme="minorHAnsi"/>
          <w:b/>
          <w:bCs/>
        </w:rPr>
        <w:t>Security</w:t>
      </w:r>
      <w:r>
        <w:rPr>
          <w:rFonts w:asciiTheme="minorHAnsi" w:hAnsiTheme="minorHAnsi" w:cstheme="minorHAnsi"/>
        </w:rPr>
        <w:t xml:space="preserve"> </w:t>
      </w:r>
      <w:r w:rsidRPr="00F85AA7">
        <w:rPr>
          <w:rFonts w:asciiTheme="minorHAnsi" w:hAnsiTheme="minorHAnsi" w:cstheme="minorHAnsi"/>
          <w:b/>
          <w:bCs/>
        </w:rPr>
        <w:t>configuration</w:t>
      </w:r>
      <w:r>
        <w:rPr>
          <w:rFonts w:asciiTheme="minorHAnsi" w:hAnsiTheme="minorHAnsi" w:cstheme="minorHAnsi"/>
        </w:rPr>
        <w:t>.</w:t>
      </w:r>
    </w:p>
    <w:p w14:paraId="732CD9FF" w14:textId="77777777" w:rsidR="008212B4" w:rsidRPr="00C775F5" w:rsidRDefault="00840D47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160" w:line="278" w:lineRule="auto"/>
        <w:jc w:val="both"/>
        <w:rPr>
          <w:rFonts w:asciiTheme="minorHAnsi" w:hAnsiTheme="minorHAnsi" w:cstheme="minorHAnsi"/>
          <w:color w:val="000000" w:themeColor="text1"/>
        </w:rPr>
      </w:pPr>
      <w:r w:rsidRPr="00C775F5">
        <w:rPr>
          <w:rFonts w:asciiTheme="minorHAnsi" w:hAnsiTheme="minorHAnsi" w:cstheme="minorHAnsi"/>
        </w:rPr>
        <w:t xml:space="preserve">Experienced in software build tools including </w:t>
      </w:r>
      <w:r w:rsidRPr="00C775F5">
        <w:rPr>
          <w:rFonts w:asciiTheme="minorHAnsi" w:hAnsiTheme="minorHAnsi" w:cstheme="minorHAnsi"/>
          <w:b/>
          <w:bCs/>
        </w:rPr>
        <w:t>Maven, Gradle, and Ant</w:t>
      </w:r>
      <w:r w:rsidRPr="00C775F5">
        <w:rPr>
          <w:rFonts w:asciiTheme="minorHAnsi" w:hAnsiTheme="minorHAnsi" w:cstheme="minorHAnsi"/>
        </w:rPr>
        <w:t xml:space="preserve">, and repository managing tools like </w:t>
      </w:r>
      <w:r w:rsidRPr="00C775F5">
        <w:rPr>
          <w:rFonts w:asciiTheme="minorHAnsi" w:hAnsiTheme="minorHAnsi" w:cstheme="minorHAnsi"/>
          <w:b/>
          <w:bCs/>
        </w:rPr>
        <w:t xml:space="preserve">Artifactory and Nexus </w:t>
      </w:r>
      <w:r w:rsidRPr="00C775F5">
        <w:rPr>
          <w:rFonts w:asciiTheme="minorHAnsi" w:hAnsiTheme="minorHAnsi" w:cstheme="minorHAnsi"/>
          <w:color w:val="0D0D0D"/>
          <w:shd w:val="clear" w:color="auto" w:fill="FFFFFF"/>
        </w:rPr>
        <w:t>for efficient software development and deployment processes.</w:t>
      </w:r>
    </w:p>
    <w:p w14:paraId="732CDA01" w14:textId="77777777" w:rsidR="004E6244" w:rsidRPr="004E6244" w:rsidRDefault="00840D47" w:rsidP="004E624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160" w:line="278" w:lineRule="auto"/>
        <w:jc w:val="both"/>
        <w:rPr>
          <w:rFonts w:asciiTheme="minorHAnsi" w:hAnsiTheme="minorHAnsi" w:cstheme="minorHAnsi"/>
          <w:color w:val="000000" w:themeColor="text1"/>
        </w:rPr>
      </w:pPr>
      <w:r w:rsidRPr="00C775F5">
        <w:rPr>
          <w:rFonts w:asciiTheme="minorHAnsi" w:hAnsiTheme="minorHAnsi" w:cstheme="minorHAnsi"/>
          <w:color w:val="0D0D0D"/>
          <w:shd w:val="clear" w:color="auto" w:fill="FFFFFF"/>
        </w:rPr>
        <w:t xml:space="preserve">Experience in database modeling, designing, and developing </w:t>
      </w:r>
      <w:r w:rsidRPr="00C775F5">
        <w:rPr>
          <w:rFonts w:asciiTheme="minorHAnsi" w:hAnsiTheme="minorHAnsi" w:cstheme="minorHAnsi"/>
          <w:b/>
          <w:bCs/>
          <w:color w:val="0D0D0D"/>
          <w:shd w:val="clear" w:color="auto" w:fill="FFFFFF"/>
        </w:rPr>
        <w:t>PL/SQL</w:t>
      </w:r>
      <w:r w:rsidRPr="00C775F5">
        <w:rPr>
          <w:rFonts w:asciiTheme="minorHAnsi" w:hAnsiTheme="minorHAnsi" w:cstheme="minorHAnsi"/>
          <w:color w:val="0D0D0D"/>
          <w:shd w:val="clear" w:color="auto" w:fill="FFFFFF"/>
        </w:rPr>
        <w:t xml:space="preserve"> stored procedures and packages within relational databases, including </w:t>
      </w:r>
      <w:r w:rsidRPr="00C775F5">
        <w:rPr>
          <w:rFonts w:asciiTheme="minorHAnsi" w:hAnsiTheme="minorHAnsi" w:cstheme="minorHAnsi"/>
          <w:b/>
          <w:bCs/>
          <w:color w:val="0D0D0D"/>
          <w:shd w:val="clear" w:color="auto" w:fill="FFFFFF"/>
        </w:rPr>
        <w:t>Oracle 10g/11g and DB2</w:t>
      </w:r>
      <w:r w:rsidRPr="00C775F5">
        <w:rPr>
          <w:rFonts w:asciiTheme="minorHAnsi" w:hAnsiTheme="minorHAnsi" w:cstheme="minorHAnsi"/>
          <w:color w:val="0D0D0D"/>
          <w:shd w:val="clear" w:color="auto" w:fill="FFFFFF"/>
        </w:rPr>
        <w:t>.</w:t>
      </w:r>
    </w:p>
    <w:p w14:paraId="209FE7F9" w14:textId="77777777" w:rsidR="004E6244" w:rsidRPr="004E6244" w:rsidRDefault="004E6244" w:rsidP="004E6244">
      <w:pPr>
        <w:widowControl w:val="0"/>
        <w:autoSpaceDE w:val="0"/>
        <w:autoSpaceDN w:val="0"/>
        <w:spacing w:after="160" w:line="278" w:lineRule="auto"/>
        <w:jc w:val="both"/>
        <w:rPr>
          <w:rFonts w:asciiTheme="minorHAnsi" w:hAnsiTheme="minorHAnsi" w:cstheme="minorHAnsi"/>
          <w:color w:val="000000" w:themeColor="text1"/>
        </w:rPr>
      </w:pPr>
    </w:p>
    <w:p w14:paraId="732CDA03" w14:textId="15ADD7C1" w:rsidR="008212B4" w:rsidRPr="004E6244" w:rsidRDefault="00840D47" w:rsidP="004E6244">
      <w:pPr>
        <w:widowControl w:val="0"/>
        <w:autoSpaceDE w:val="0"/>
        <w:autoSpaceDN w:val="0"/>
        <w:spacing w:after="160" w:line="278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775F5">
        <w:rPr>
          <w:rFonts w:asciiTheme="minorHAnsi" w:hAnsiTheme="minorHAnsi" w:cstheme="minorHAnsi"/>
          <w:b/>
          <w:bCs/>
          <w:sz w:val="22"/>
          <w:szCs w:val="22"/>
          <w:u w:val="single"/>
        </w:rPr>
        <w:lastRenderedPageBreak/>
        <w:t>Technical Skills:</w:t>
      </w:r>
    </w:p>
    <w:tbl>
      <w:tblPr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59"/>
        <w:gridCol w:w="7757"/>
      </w:tblGrid>
      <w:tr w:rsidR="008212B4" w:rsidRPr="00C775F5" w14:paraId="732CDA06" w14:textId="77777777">
        <w:trPr>
          <w:trHeight w:val="297"/>
        </w:trPr>
        <w:tc>
          <w:tcPr>
            <w:tcW w:w="3159" w:type="dxa"/>
            <w:shd w:val="clear" w:color="auto" w:fill="808080" w:themeFill="background1" w:themeFillShade="80"/>
          </w:tcPr>
          <w:p w14:paraId="732CDA04" w14:textId="77777777" w:rsidR="008212B4" w:rsidRPr="00C775F5" w:rsidRDefault="00840D4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775F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Languages</w:t>
            </w:r>
          </w:p>
        </w:tc>
        <w:tc>
          <w:tcPr>
            <w:tcW w:w="7757" w:type="dxa"/>
            <w:shd w:val="clear" w:color="auto" w:fill="auto"/>
          </w:tcPr>
          <w:p w14:paraId="732CDA05" w14:textId="77777777" w:rsidR="008212B4" w:rsidRPr="00C775F5" w:rsidRDefault="00840D47">
            <w:pPr>
              <w:ind w:right="79"/>
              <w:rPr>
                <w:rFonts w:asciiTheme="minorHAnsi" w:hAnsiTheme="minorHAnsi" w:cstheme="minorHAnsi"/>
                <w:sz w:val="22"/>
                <w:szCs w:val="22"/>
              </w:rPr>
            </w:pPr>
            <w:r w:rsidRPr="00C775F5">
              <w:rPr>
                <w:rFonts w:asciiTheme="minorHAnsi" w:hAnsiTheme="minorHAnsi" w:cstheme="minorHAnsi"/>
                <w:sz w:val="22"/>
                <w:szCs w:val="22"/>
              </w:rPr>
              <w:t>Java 8/11 (JDK 1.4/1.5/1.6/1.7/1.8), Java Swings, JSF, JUnit, Log4J 2, Ant, Maven, Python, Ruby on Rails.</w:t>
            </w:r>
          </w:p>
        </w:tc>
      </w:tr>
      <w:tr w:rsidR="008212B4" w:rsidRPr="00C775F5" w14:paraId="732CDA09" w14:textId="77777777">
        <w:trPr>
          <w:trHeight w:val="297"/>
        </w:trPr>
        <w:tc>
          <w:tcPr>
            <w:tcW w:w="3159" w:type="dxa"/>
            <w:shd w:val="clear" w:color="auto" w:fill="808080" w:themeFill="background1" w:themeFillShade="80"/>
          </w:tcPr>
          <w:p w14:paraId="732CDA07" w14:textId="77777777" w:rsidR="008212B4" w:rsidRPr="00C775F5" w:rsidRDefault="00840D4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775F5">
              <w:rPr>
                <w:rFonts w:asciiTheme="minorHAnsi" w:hAnsiTheme="minorHAnsi" w:cstheme="minorHAnsi"/>
                <w:b/>
                <w:sz w:val="22"/>
                <w:szCs w:val="22"/>
              </w:rPr>
              <w:t>Methodologies/Design patterns</w:t>
            </w:r>
          </w:p>
        </w:tc>
        <w:tc>
          <w:tcPr>
            <w:tcW w:w="7757" w:type="dxa"/>
            <w:shd w:val="clear" w:color="auto" w:fill="auto"/>
            <w:vAlign w:val="center"/>
          </w:tcPr>
          <w:p w14:paraId="732CDA08" w14:textId="77777777" w:rsidR="008212B4" w:rsidRPr="00C775F5" w:rsidRDefault="00840D4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775F5">
              <w:rPr>
                <w:rFonts w:asciiTheme="minorHAnsi" w:hAnsiTheme="minorHAnsi" w:cstheme="minorHAnsi"/>
                <w:sz w:val="22"/>
                <w:szCs w:val="22"/>
              </w:rPr>
              <w:t>OOAD, OOP, UML, MVC, DAO, Factory pattern, Session Façade, Singleton, Agile, Scrum, Test Driven Development.</w:t>
            </w:r>
          </w:p>
        </w:tc>
      </w:tr>
      <w:tr w:rsidR="008212B4" w:rsidRPr="00C775F5" w14:paraId="732CDA0C" w14:textId="77777777">
        <w:trPr>
          <w:trHeight w:val="336"/>
        </w:trPr>
        <w:tc>
          <w:tcPr>
            <w:tcW w:w="3159" w:type="dxa"/>
            <w:shd w:val="clear" w:color="auto" w:fill="808080" w:themeFill="background1" w:themeFillShade="80"/>
          </w:tcPr>
          <w:p w14:paraId="732CDA0A" w14:textId="77777777" w:rsidR="008212B4" w:rsidRPr="00C775F5" w:rsidRDefault="00840D4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775F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Web Technologies</w:t>
            </w:r>
          </w:p>
        </w:tc>
        <w:tc>
          <w:tcPr>
            <w:tcW w:w="7757" w:type="dxa"/>
            <w:shd w:val="clear" w:color="auto" w:fill="auto"/>
          </w:tcPr>
          <w:p w14:paraId="732CDA0B" w14:textId="77777777" w:rsidR="008212B4" w:rsidRPr="00C775F5" w:rsidRDefault="00840D47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775F5">
              <w:rPr>
                <w:rFonts w:asciiTheme="minorHAnsi" w:hAnsiTheme="minorHAnsi" w:cstheme="minorHAnsi"/>
                <w:bCs/>
                <w:sz w:val="22"/>
                <w:szCs w:val="22"/>
              </w:rPr>
              <w:t>JSP, Servlets, Angular14/10/6/2/js, JQuery, React.JS, Node.JS, EJB, Hibernate, Struts, Spring, JDBC, HTML5, DHTML and XML, CSS3, Web Services, WSDL, SOAP, MQ Series, Apache Camel, Kafka, Spring Boot, Express.js.</w:t>
            </w:r>
          </w:p>
        </w:tc>
      </w:tr>
      <w:tr w:rsidR="008212B4" w:rsidRPr="00C775F5" w14:paraId="732CDA0F" w14:textId="77777777">
        <w:trPr>
          <w:trHeight w:val="317"/>
        </w:trPr>
        <w:tc>
          <w:tcPr>
            <w:tcW w:w="3159" w:type="dxa"/>
            <w:shd w:val="clear" w:color="auto" w:fill="808080" w:themeFill="background1" w:themeFillShade="80"/>
          </w:tcPr>
          <w:p w14:paraId="732CDA0D" w14:textId="77777777" w:rsidR="008212B4" w:rsidRPr="00C775F5" w:rsidRDefault="00840D4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775F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Web Services</w:t>
            </w:r>
          </w:p>
        </w:tc>
        <w:tc>
          <w:tcPr>
            <w:tcW w:w="7757" w:type="dxa"/>
            <w:shd w:val="clear" w:color="auto" w:fill="auto"/>
          </w:tcPr>
          <w:p w14:paraId="732CDA0E" w14:textId="77777777" w:rsidR="008212B4" w:rsidRPr="00C775F5" w:rsidRDefault="00840D47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775F5">
              <w:rPr>
                <w:rFonts w:asciiTheme="minorHAnsi" w:hAnsiTheme="minorHAnsi" w:cstheme="minorHAnsi"/>
                <w:bCs/>
                <w:sz w:val="22"/>
                <w:szCs w:val="22"/>
              </w:rPr>
              <w:t>SOAP, Restful Web Services</w:t>
            </w:r>
          </w:p>
        </w:tc>
      </w:tr>
      <w:tr w:rsidR="008212B4" w:rsidRPr="00C775F5" w14:paraId="732CDA12" w14:textId="77777777">
        <w:trPr>
          <w:trHeight w:val="297"/>
        </w:trPr>
        <w:tc>
          <w:tcPr>
            <w:tcW w:w="3159" w:type="dxa"/>
            <w:shd w:val="clear" w:color="auto" w:fill="808080" w:themeFill="background1" w:themeFillShade="80"/>
          </w:tcPr>
          <w:p w14:paraId="732CDA10" w14:textId="77777777" w:rsidR="008212B4" w:rsidRPr="00C775F5" w:rsidRDefault="00840D4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775F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Frameworks</w:t>
            </w:r>
          </w:p>
        </w:tc>
        <w:tc>
          <w:tcPr>
            <w:tcW w:w="7757" w:type="dxa"/>
            <w:shd w:val="clear" w:color="auto" w:fill="auto"/>
          </w:tcPr>
          <w:p w14:paraId="732CDA11" w14:textId="77777777" w:rsidR="008212B4" w:rsidRPr="00C775F5" w:rsidRDefault="00840D4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775F5">
              <w:rPr>
                <w:rFonts w:asciiTheme="minorHAnsi" w:hAnsiTheme="minorHAnsi" w:cstheme="minorHAnsi"/>
                <w:bCs/>
                <w:sz w:val="22"/>
                <w:szCs w:val="22"/>
              </w:rPr>
              <w:t>Struts, Spring, Hibernate, Spring MVC, Spring Web Flow, Spring IOC, Spring AOP, Groovy, Apache Camel.</w:t>
            </w:r>
          </w:p>
        </w:tc>
      </w:tr>
      <w:tr w:rsidR="008212B4" w:rsidRPr="00C775F5" w14:paraId="732CDA15" w14:textId="77777777">
        <w:trPr>
          <w:trHeight w:val="333"/>
        </w:trPr>
        <w:tc>
          <w:tcPr>
            <w:tcW w:w="3159" w:type="dxa"/>
            <w:shd w:val="clear" w:color="auto" w:fill="808080" w:themeFill="background1" w:themeFillShade="80"/>
          </w:tcPr>
          <w:p w14:paraId="732CDA13" w14:textId="77777777" w:rsidR="008212B4" w:rsidRPr="00C775F5" w:rsidRDefault="00840D4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775F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Application/Web Servers</w:t>
            </w:r>
          </w:p>
        </w:tc>
        <w:tc>
          <w:tcPr>
            <w:tcW w:w="7757" w:type="dxa"/>
            <w:shd w:val="clear" w:color="auto" w:fill="auto"/>
          </w:tcPr>
          <w:p w14:paraId="732CDA14" w14:textId="7EC0DE18" w:rsidR="008212B4" w:rsidRPr="00C775F5" w:rsidRDefault="00840D47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775F5">
              <w:rPr>
                <w:rFonts w:asciiTheme="minorHAnsi" w:hAnsiTheme="minorHAnsi" w:cstheme="minorHAnsi"/>
                <w:bCs/>
                <w:sz w:val="22"/>
                <w:szCs w:val="22"/>
              </w:rPr>
              <w:t>Jboss,</w:t>
            </w:r>
            <w:r w:rsidR="0000558D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WildFly, </w:t>
            </w:r>
            <w:r w:rsidRPr="00C775F5">
              <w:rPr>
                <w:rFonts w:asciiTheme="minorHAnsi" w:hAnsiTheme="minorHAnsi" w:cstheme="minorHAnsi"/>
                <w:bCs/>
                <w:sz w:val="22"/>
                <w:szCs w:val="22"/>
              </w:rPr>
              <w:t>Glassfish 2.1, Web Logic, Web Sphere, Apache Tomcat Server.</w:t>
            </w:r>
          </w:p>
        </w:tc>
      </w:tr>
      <w:tr w:rsidR="008212B4" w:rsidRPr="00C775F5" w14:paraId="732CDA18" w14:textId="77777777">
        <w:trPr>
          <w:trHeight w:val="321"/>
        </w:trPr>
        <w:tc>
          <w:tcPr>
            <w:tcW w:w="3159" w:type="dxa"/>
            <w:shd w:val="clear" w:color="auto" w:fill="808080" w:themeFill="background1" w:themeFillShade="80"/>
          </w:tcPr>
          <w:p w14:paraId="732CDA16" w14:textId="77777777" w:rsidR="008212B4" w:rsidRPr="00C775F5" w:rsidRDefault="00840D4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775F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IDE Tools</w:t>
            </w:r>
          </w:p>
        </w:tc>
        <w:tc>
          <w:tcPr>
            <w:tcW w:w="7757" w:type="dxa"/>
            <w:shd w:val="clear" w:color="auto" w:fill="auto"/>
          </w:tcPr>
          <w:p w14:paraId="732CDA17" w14:textId="77777777" w:rsidR="008212B4" w:rsidRPr="00C775F5" w:rsidRDefault="00840D47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775F5">
              <w:rPr>
                <w:rFonts w:asciiTheme="minorHAnsi" w:hAnsiTheme="minorHAnsi" w:cstheme="minorHAnsi"/>
                <w:bCs/>
                <w:sz w:val="22"/>
                <w:szCs w:val="22"/>
              </w:rPr>
              <w:t>Eclipse (</w:t>
            </w:r>
            <w:r w:rsidRPr="00C775F5">
              <w:rPr>
                <w:rFonts w:asciiTheme="minorHAnsi" w:hAnsiTheme="minorHAnsi" w:cstheme="minorHAnsi"/>
                <w:sz w:val="22"/>
                <w:szCs w:val="22"/>
                <w:lang w:val="es-US"/>
              </w:rPr>
              <w:t>Juno, Galileo, Helios, Indigo</w:t>
            </w:r>
            <w:r w:rsidRPr="00C775F5">
              <w:rPr>
                <w:rFonts w:asciiTheme="minorHAnsi" w:hAnsiTheme="minorHAnsi" w:cstheme="minorHAnsi"/>
                <w:bCs/>
                <w:sz w:val="22"/>
                <w:szCs w:val="22"/>
              </w:rPr>
              <w:t>), Rational Application Developer (RAD) and Net Beans, STS.</w:t>
            </w:r>
          </w:p>
        </w:tc>
      </w:tr>
      <w:tr w:rsidR="008212B4" w:rsidRPr="00C775F5" w14:paraId="732CDA1B" w14:textId="77777777">
        <w:trPr>
          <w:trHeight w:val="321"/>
        </w:trPr>
        <w:tc>
          <w:tcPr>
            <w:tcW w:w="3159" w:type="dxa"/>
            <w:shd w:val="clear" w:color="auto" w:fill="808080" w:themeFill="background1" w:themeFillShade="80"/>
          </w:tcPr>
          <w:p w14:paraId="732CDA19" w14:textId="77777777" w:rsidR="008212B4" w:rsidRPr="00C775F5" w:rsidRDefault="00840D4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775F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OR Mapping</w:t>
            </w:r>
          </w:p>
        </w:tc>
        <w:tc>
          <w:tcPr>
            <w:tcW w:w="7757" w:type="dxa"/>
            <w:shd w:val="clear" w:color="auto" w:fill="auto"/>
          </w:tcPr>
          <w:p w14:paraId="732CDA1A" w14:textId="77777777" w:rsidR="008212B4" w:rsidRPr="00C775F5" w:rsidRDefault="00840D47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775F5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Hibernate, IBATIS. </w:t>
            </w:r>
          </w:p>
        </w:tc>
      </w:tr>
      <w:tr w:rsidR="008212B4" w:rsidRPr="00C775F5" w14:paraId="732CDA1E" w14:textId="77777777">
        <w:trPr>
          <w:trHeight w:val="325"/>
        </w:trPr>
        <w:tc>
          <w:tcPr>
            <w:tcW w:w="3159" w:type="dxa"/>
            <w:shd w:val="clear" w:color="auto" w:fill="808080" w:themeFill="background1" w:themeFillShade="80"/>
          </w:tcPr>
          <w:p w14:paraId="732CDA1C" w14:textId="77777777" w:rsidR="008212B4" w:rsidRPr="00C775F5" w:rsidRDefault="00840D4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775F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Databases</w:t>
            </w:r>
          </w:p>
        </w:tc>
        <w:tc>
          <w:tcPr>
            <w:tcW w:w="7757" w:type="dxa"/>
            <w:shd w:val="clear" w:color="auto" w:fill="auto"/>
          </w:tcPr>
          <w:p w14:paraId="732CDA1D" w14:textId="77777777" w:rsidR="008212B4" w:rsidRPr="00C775F5" w:rsidRDefault="00840D47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775F5">
              <w:rPr>
                <w:rFonts w:asciiTheme="minorHAnsi" w:hAnsiTheme="minorHAnsi" w:cstheme="minorHAnsi"/>
                <w:bCs/>
                <w:sz w:val="22"/>
                <w:szCs w:val="22"/>
              </w:rPr>
              <w:t>Oracle 11g, MySQL, SQL, Mongo DB.</w:t>
            </w:r>
          </w:p>
        </w:tc>
      </w:tr>
      <w:tr w:rsidR="008212B4" w:rsidRPr="00C775F5" w14:paraId="732CDA21" w14:textId="77777777">
        <w:trPr>
          <w:trHeight w:val="409"/>
        </w:trPr>
        <w:tc>
          <w:tcPr>
            <w:tcW w:w="3159" w:type="dxa"/>
            <w:shd w:val="clear" w:color="auto" w:fill="808080" w:themeFill="background1" w:themeFillShade="80"/>
          </w:tcPr>
          <w:p w14:paraId="732CDA1F" w14:textId="77777777" w:rsidR="008212B4" w:rsidRPr="00C775F5" w:rsidRDefault="00840D4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775F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Reporting/Messaging Tools</w:t>
            </w:r>
          </w:p>
        </w:tc>
        <w:tc>
          <w:tcPr>
            <w:tcW w:w="7757" w:type="dxa"/>
            <w:shd w:val="clear" w:color="auto" w:fill="auto"/>
          </w:tcPr>
          <w:p w14:paraId="732CDA20" w14:textId="77777777" w:rsidR="008212B4" w:rsidRPr="00C775F5" w:rsidRDefault="00840D47">
            <w:pPr>
              <w:contextualSpacing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775F5">
              <w:rPr>
                <w:rFonts w:asciiTheme="minorHAnsi" w:hAnsiTheme="minorHAnsi" w:cstheme="minorHAnsi"/>
                <w:bCs/>
                <w:sz w:val="22"/>
                <w:szCs w:val="22"/>
              </w:rPr>
              <w:t>Crystal Reports, BO XI R3, Active MQ, Rabbit MQ.</w:t>
            </w:r>
          </w:p>
        </w:tc>
      </w:tr>
      <w:tr w:rsidR="008212B4" w:rsidRPr="00C775F5" w14:paraId="732CDA24" w14:textId="77777777">
        <w:trPr>
          <w:trHeight w:val="409"/>
        </w:trPr>
        <w:tc>
          <w:tcPr>
            <w:tcW w:w="3159" w:type="dxa"/>
            <w:shd w:val="clear" w:color="auto" w:fill="808080" w:themeFill="background1" w:themeFillShade="80"/>
          </w:tcPr>
          <w:p w14:paraId="732CDA22" w14:textId="77777777" w:rsidR="008212B4" w:rsidRPr="00C775F5" w:rsidRDefault="00840D47">
            <w:pPr>
              <w:rPr>
                <w:rFonts w:asciiTheme="minorHAnsi" w:hAnsiTheme="minorHAnsi" w:cstheme="minorHAnsi"/>
                <w:b/>
                <w:sz w:val="22"/>
                <w:szCs w:val="22"/>
                <w:shd w:val="clear" w:color="auto" w:fill="FFFFFF"/>
              </w:rPr>
            </w:pPr>
            <w:r w:rsidRPr="00C775F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Cloud</w:t>
            </w:r>
          </w:p>
        </w:tc>
        <w:tc>
          <w:tcPr>
            <w:tcW w:w="7757" w:type="dxa"/>
            <w:shd w:val="clear" w:color="auto" w:fill="auto"/>
          </w:tcPr>
          <w:p w14:paraId="732CDA23" w14:textId="468E6349" w:rsidR="008212B4" w:rsidRPr="00C775F5" w:rsidRDefault="00F56371">
            <w:pPr>
              <w:contextualSpacing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 w:rsidRPr="00F56371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AWS (EC2, RDS, S3, ELB, SNS, Lambda, VPC, CloudFormation, Glue), </w:t>
            </w:r>
            <w:r w:rsidRPr="0058550F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Terraform</w:t>
            </w:r>
          </w:p>
        </w:tc>
      </w:tr>
      <w:tr w:rsidR="008212B4" w:rsidRPr="00C775F5" w14:paraId="732CDA27" w14:textId="77777777">
        <w:trPr>
          <w:trHeight w:val="409"/>
        </w:trPr>
        <w:tc>
          <w:tcPr>
            <w:tcW w:w="3159" w:type="dxa"/>
            <w:shd w:val="clear" w:color="auto" w:fill="808080" w:themeFill="background1" w:themeFillShade="80"/>
          </w:tcPr>
          <w:p w14:paraId="732CDA25" w14:textId="77777777" w:rsidR="008212B4" w:rsidRPr="00C775F5" w:rsidRDefault="00840D47">
            <w:pPr>
              <w:rPr>
                <w:rFonts w:asciiTheme="minorHAnsi" w:hAnsiTheme="minorHAnsi" w:cstheme="minorHAnsi"/>
                <w:b/>
                <w:sz w:val="22"/>
                <w:szCs w:val="22"/>
                <w:shd w:val="clear" w:color="auto" w:fill="FFFFFF"/>
              </w:rPr>
            </w:pPr>
            <w:r w:rsidRPr="00C775F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Version Control Tools</w:t>
            </w:r>
          </w:p>
        </w:tc>
        <w:tc>
          <w:tcPr>
            <w:tcW w:w="7757" w:type="dxa"/>
            <w:shd w:val="clear" w:color="auto" w:fill="auto"/>
          </w:tcPr>
          <w:p w14:paraId="732CDA26" w14:textId="77777777" w:rsidR="008212B4" w:rsidRPr="00C775F5" w:rsidRDefault="00840D47">
            <w:pPr>
              <w:contextualSpacing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 w:rsidRPr="00C775F5">
              <w:rPr>
                <w:rFonts w:asciiTheme="minorHAnsi" w:hAnsiTheme="minorHAnsi" w:cstheme="minorHAnsi"/>
                <w:bCs/>
                <w:sz w:val="22"/>
                <w:szCs w:val="22"/>
              </w:rPr>
              <w:t>CVS,</w:t>
            </w:r>
            <w:r w:rsidR="00006E2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C775F5">
              <w:rPr>
                <w:rFonts w:asciiTheme="minorHAnsi" w:hAnsiTheme="minorHAnsi" w:cstheme="minorHAnsi"/>
                <w:bCs/>
                <w:sz w:val="22"/>
                <w:szCs w:val="22"/>
              </w:rPr>
              <w:t>SVN, Clear Case, Git</w:t>
            </w:r>
          </w:p>
        </w:tc>
      </w:tr>
      <w:tr w:rsidR="008212B4" w:rsidRPr="00C775F5" w14:paraId="732CDA2A" w14:textId="77777777">
        <w:trPr>
          <w:trHeight w:val="409"/>
        </w:trPr>
        <w:tc>
          <w:tcPr>
            <w:tcW w:w="3159" w:type="dxa"/>
            <w:shd w:val="clear" w:color="auto" w:fill="808080" w:themeFill="background1" w:themeFillShade="80"/>
          </w:tcPr>
          <w:p w14:paraId="732CDA28" w14:textId="77777777" w:rsidR="008212B4" w:rsidRPr="00C775F5" w:rsidRDefault="00840D47">
            <w:pPr>
              <w:rPr>
                <w:rFonts w:asciiTheme="minorHAnsi" w:hAnsiTheme="minorHAnsi" w:cstheme="minorHAnsi"/>
                <w:b/>
                <w:sz w:val="22"/>
                <w:szCs w:val="22"/>
                <w:shd w:val="clear" w:color="auto" w:fill="FFFFFF"/>
              </w:rPr>
            </w:pPr>
            <w:r w:rsidRPr="00C775F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Testing</w:t>
            </w:r>
          </w:p>
        </w:tc>
        <w:tc>
          <w:tcPr>
            <w:tcW w:w="7757" w:type="dxa"/>
            <w:shd w:val="clear" w:color="auto" w:fill="auto"/>
          </w:tcPr>
          <w:p w14:paraId="732CDA29" w14:textId="77777777" w:rsidR="008212B4" w:rsidRPr="00C775F5" w:rsidRDefault="00840D47">
            <w:pPr>
              <w:contextualSpacing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 w:rsidRPr="00C775F5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Selenium, Karma.</w:t>
            </w:r>
          </w:p>
        </w:tc>
      </w:tr>
      <w:tr w:rsidR="008212B4" w:rsidRPr="00C775F5" w14:paraId="732CDA2D" w14:textId="77777777">
        <w:trPr>
          <w:trHeight w:val="409"/>
        </w:trPr>
        <w:tc>
          <w:tcPr>
            <w:tcW w:w="3159" w:type="dxa"/>
            <w:shd w:val="clear" w:color="auto" w:fill="808080" w:themeFill="background1" w:themeFillShade="80"/>
          </w:tcPr>
          <w:p w14:paraId="732CDA2B" w14:textId="77777777" w:rsidR="008212B4" w:rsidRPr="00C775F5" w:rsidRDefault="00840D47">
            <w:pPr>
              <w:rPr>
                <w:rFonts w:asciiTheme="minorHAnsi" w:hAnsiTheme="minorHAnsi" w:cstheme="minorHAnsi"/>
                <w:b/>
                <w:sz w:val="22"/>
                <w:szCs w:val="22"/>
                <w:shd w:val="clear" w:color="auto" w:fill="FFFFFF"/>
              </w:rPr>
            </w:pPr>
            <w:r w:rsidRPr="00C775F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Tools</w:t>
            </w:r>
          </w:p>
        </w:tc>
        <w:tc>
          <w:tcPr>
            <w:tcW w:w="7757" w:type="dxa"/>
            <w:shd w:val="clear" w:color="auto" w:fill="auto"/>
          </w:tcPr>
          <w:p w14:paraId="732CDA2C" w14:textId="77777777" w:rsidR="008212B4" w:rsidRPr="00C775F5" w:rsidRDefault="00840D47">
            <w:pPr>
              <w:contextualSpacing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 w:rsidRPr="00C775F5">
              <w:rPr>
                <w:rFonts w:asciiTheme="minorHAnsi" w:hAnsiTheme="minorHAnsi" w:cstheme="minorHAnsi"/>
                <w:bCs/>
                <w:sz w:val="22"/>
                <w:szCs w:val="22"/>
              </w:rPr>
              <w:t>Rational Rose 2000, JBuilder 3.5/5.0, Visual Cafe 4.0, Visual Age Java 3.5, eclipse 3.X, MS-Office, Front Page, Ultra Edit 32, Clear Case, iReport -1.2.5.</w:t>
            </w:r>
          </w:p>
        </w:tc>
      </w:tr>
      <w:tr w:rsidR="008212B4" w:rsidRPr="00C775F5" w14:paraId="732CDA30" w14:textId="77777777">
        <w:trPr>
          <w:trHeight w:val="460"/>
        </w:trPr>
        <w:tc>
          <w:tcPr>
            <w:tcW w:w="3159" w:type="dxa"/>
            <w:shd w:val="clear" w:color="auto" w:fill="808080" w:themeFill="background1" w:themeFillShade="80"/>
          </w:tcPr>
          <w:p w14:paraId="732CDA2E" w14:textId="77777777" w:rsidR="008212B4" w:rsidRPr="00C775F5" w:rsidRDefault="00840D4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775F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Operating System</w:t>
            </w:r>
          </w:p>
        </w:tc>
        <w:tc>
          <w:tcPr>
            <w:tcW w:w="7757" w:type="dxa"/>
            <w:shd w:val="clear" w:color="auto" w:fill="auto"/>
          </w:tcPr>
          <w:p w14:paraId="732CDA2F" w14:textId="77777777" w:rsidR="008212B4" w:rsidRPr="00C775F5" w:rsidRDefault="00840D47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775F5">
              <w:rPr>
                <w:rFonts w:asciiTheme="minorHAnsi" w:hAnsiTheme="minorHAnsi" w:cstheme="minorHAnsi"/>
                <w:bCs/>
                <w:sz w:val="22"/>
                <w:szCs w:val="22"/>
              </w:rPr>
              <w:t>Windows, Linux, Unix, Mac, Solaris.</w:t>
            </w:r>
          </w:p>
        </w:tc>
      </w:tr>
    </w:tbl>
    <w:p w14:paraId="732CDA31" w14:textId="77777777" w:rsidR="008212B4" w:rsidRPr="00C775F5" w:rsidRDefault="008212B4">
      <w:pPr>
        <w:ind w:right="-360"/>
        <w:rPr>
          <w:rFonts w:asciiTheme="minorHAnsi" w:eastAsia="Arial" w:hAnsiTheme="minorHAnsi" w:cstheme="minorHAnsi"/>
          <w:b/>
          <w:color w:val="000000"/>
          <w:sz w:val="22"/>
          <w:szCs w:val="22"/>
        </w:rPr>
      </w:pPr>
    </w:p>
    <w:p w14:paraId="732CDA32" w14:textId="77777777" w:rsidR="008212B4" w:rsidRPr="00C775F5" w:rsidRDefault="00840D47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C775F5">
        <w:rPr>
          <w:rFonts w:asciiTheme="minorHAnsi" w:hAnsiTheme="minorHAnsi" w:cstheme="minorHAnsi"/>
          <w:b/>
          <w:bCs/>
          <w:sz w:val="22"/>
          <w:szCs w:val="22"/>
          <w:u w:val="single"/>
        </w:rPr>
        <w:t>PROFESSIONAL EXPERIENCE:</w:t>
      </w:r>
    </w:p>
    <w:p w14:paraId="732CDA33" w14:textId="77777777" w:rsidR="008212B4" w:rsidRPr="00C775F5" w:rsidRDefault="008212B4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732CDA34" w14:textId="02B3AB3E" w:rsidR="008212B4" w:rsidRPr="00C775F5" w:rsidRDefault="00840D47">
      <w:pPr>
        <w:pStyle w:val="NoSpacing"/>
        <w:spacing w:line="276" w:lineRule="auto"/>
        <w:rPr>
          <w:rFonts w:cstheme="minorHAnsi"/>
          <w:b/>
          <w:bCs/>
        </w:rPr>
      </w:pPr>
      <w:r w:rsidRPr="00C775F5">
        <w:rPr>
          <w:rFonts w:cstheme="minorHAnsi"/>
          <w:b/>
          <w:bCs/>
        </w:rPr>
        <w:t>Client:</w:t>
      </w:r>
      <w:r w:rsidRPr="00C775F5">
        <w:rPr>
          <w:rFonts w:cstheme="minorHAnsi"/>
          <w:b/>
          <w:bCs/>
        </w:rPr>
        <w:tab/>
        <w:t>Cigna/Evernorth, New Jersey</w:t>
      </w:r>
      <w:r w:rsidRPr="00C775F5">
        <w:rPr>
          <w:rFonts w:cstheme="minorHAnsi"/>
          <w:b/>
          <w:bCs/>
        </w:rPr>
        <w:tab/>
      </w:r>
      <w:r w:rsidRPr="00C775F5">
        <w:rPr>
          <w:rFonts w:cstheme="minorHAnsi"/>
          <w:b/>
          <w:bCs/>
        </w:rPr>
        <w:tab/>
      </w:r>
      <w:r w:rsidRPr="00C775F5">
        <w:rPr>
          <w:rFonts w:cstheme="minorHAnsi"/>
          <w:b/>
          <w:bCs/>
        </w:rPr>
        <w:tab/>
      </w:r>
      <w:r w:rsidRPr="00C775F5">
        <w:rPr>
          <w:rFonts w:cstheme="minorHAnsi"/>
          <w:b/>
          <w:bCs/>
        </w:rPr>
        <w:tab/>
      </w:r>
      <w:r w:rsidRPr="00C775F5">
        <w:rPr>
          <w:rFonts w:cstheme="minorHAnsi"/>
          <w:b/>
          <w:bCs/>
        </w:rPr>
        <w:tab/>
      </w:r>
      <w:r w:rsidRPr="00C775F5">
        <w:rPr>
          <w:rFonts w:cstheme="minorHAnsi"/>
          <w:b/>
          <w:bCs/>
        </w:rPr>
        <w:tab/>
      </w:r>
      <w:r w:rsidR="00262E12">
        <w:rPr>
          <w:rFonts w:cstheme="minorHAnsi"/>
          <w:b/>
          <w:bCs/>
        </w:rPr>
        <w:t>Aug 2022</w:t>
      </w:r>
      <w:r w:rsidRPr="00C775F5">
        <w:rPr>
          <w:rFonts w:cstheme="minorHAnsi"/>
          <w:b/>
          <w:bCs/>
        </w:rPr>
        <w:t xml:space="preserve"> - Present</w:t>
      </w:r>
    </w:p>
    <w:p w14:paraId="732CDA35" w14:textId="3E4B235F" w:rsidR="008212B4" w:rsidRPr="00C775F5" w:rsidRDefault="00840D47">
      <w:pPr>
        <w:pStyle w:val="NoSpacing"/>
        <w:spacing w:line="276" w:lineRule="auto"/>
        <w:rPr>
          <w:rFonts w:cstheme="minorHAnsi"/>
          <w:b/>
          <w:bCs/>
        </w:rPr>
      </w:pPr>
      <w:r w:rsidRPr="00C775F5">
        <w:rPr>
          <w:rFonts w:cstheme="minorHAnsi"/>
          <w:b/>
          <w:bCs/>
        </w:rPr>
        <w:t xml:space="preserve">Role: </w:t>
      </w:r>
      <w:r w:rsidR="00006E29">
        <w:rPr>
          <w:rFonts w:cstheme="minorHAnsi"/>
          <w:b/>
          <w:bCs/>
        </w:rPr>
        <w:t xml:space="preserve">Sr. </w:t>
      </w:r>
      <w:r w:rsidRPr="00C775F5">
        <w:rPr>
          <w:rFonts w:cstheme="minorHAnsi"/>
          <w:b/>
          <w:bCs/>
        </w:rPr>
        <w:t xml:space="preserve">Java </w:t>
      </w:r>
      <w:r w:rsidR="002330F3" w:rsidRPr="00C775F5">
        <w:rPr>
          <w:rFonts w:cstheme="minorHAnsi"/>
          <w:b/>
          <w:bCs/>
        </w:rPr>
        <w:t>Full stack</w:t>
      </w:r>
      <w:r w:rsidRPr="00C775F5">
        <w:rPr>
          <w:rFonts w:cstheme="minorHAnsi"/>
          <w:b/>
          <w:bCs/>
        </w:rPr>
        <w:t xml:space="preserve"> Developer</w:t>
      </w:r>
    </w:p>
    <w:p w14:paraId="732CDA36" w14:textId="77777777" w:rsidR="008212B4" w:rsidRPr="00C775F5" w:rsidRDefault="00840D47">
      <w:pPr>
        <w:pStyle w:val="NoSpacing"/>
        <w:spacing w:line="276" w:lineRule="auto"/>
        <w:rPr>
          <w:rFonts w:cstheme="minorHAnsi"/>
          <w:b/>
          <w:bCs/>
        </w:rPr>
      </w:pPr>
      <w:r w:rsidRPr="00C775F5">
        <w:rPr>
          <w:rFonts w:cstheme="minorHAnsi"/>
          <w:b/>
          <w:bCs/>
        </w:rPr>
        <w:t>Responsibilities:</w:t>
      </w:r>
    </w:p>
    <w:p w14:paraId="732CDA38" w14:textId="77777777" w:rsidR="008212B4" w:rsidRPr="00C775F5" w:rsidRDefault="00840D47">
      <w:pPr>
        <w:pStyle w:val="ListParagraph"/>
        <w:numPr>
          <w:ilvl w:val="0"/>
          <w:numId w:val="2"/>
        </w:numPr>
        <w:suppressAutoHyphens/>
        <w:spacing w:after="160" w:line="259" w:lineRule="auto"/>
        <w:jc w:val="both"/>
        <w:rPr>
          <w:rFonts w:asciiTheme="minorHAnsi" w:hAnsiTheme="minorHAnsi" w:cstheme="minorHAnsi"/>
          <w:color w:val="000000" w:themeColor="text1"/>
        </w:rPr>
      </w:pPr>
      <w:r w:rsidRPr="00C775F5">
        <w:rPr>
          <w:rFonts w:asciiTheme="minorHAnsi" w:hAnsiTheme="minorHAnsi" w:cstheme="minorHAnsi"/>
          <w:color w:val="000000" w:themeColor="text1"/>
        </w:rPr>
        <w:t xml:space="preserve">Engaged in the development, and maintenance of full-stack Java applications, seamlessly integrating robust back-end logic with dynamic front-end interfaces using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 xml:space="preserve">HTML5, CSS3, </w:t>
      </w:r>
      <w:r w:rsidRPr="00C775F5">
        <w:rPr>
          <w:rFonts w:asciiTheme="minorHAnsi" w:hAnsiTheme="minorHAnsi" w:cstheme="minorHAnsi"/>
          <w:bCs/>
          <w:color w:val="000000" w:themeColor="text1"/>
        </w:rPr>
        <w:t>and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 xml:space="preserve"> JavaScript</w:t>
      </w:r>
      <w:r w:rsidRPr="00C775F5">
        <w:rPr>
          <w:rFonts w:asciiTheme="minorHAnsi" w:hAnsiTheme="minorHAnsi" w:cstheme="minorHAnsi"/>
          <w:color w:val="000000" w:themeColor="text1"/>
        </w:rPr>
        <w:t>.</w:t>
      </w:r>
    </w:p>
    <w:p w14:paraId="732CDA39" w14:textId="0011DE62" w:rsidR="008212B4" w:rsidRDefault="0022436E">
      <w:pPr>
        <w:pStyle w:val="ListParagraph"/>
        <w:numPr>
          <w:ilvl w:val="0"/>
          <w:numId w:val="2"/>
        </w:numPr>
        <w:suppressAutoHyphens/>
        <w:spacing w:after="160" w:line="259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</w:t>
      </w:r>
      <w:r w:rsidR="00840D47" w:rsidRPr="00C775F5">
        <w:rPr>
          <w:rFonts w:asciiTheme="minorHAnsi" w:hAnsiTheme="minorHAnsi" w:cstheme="minorHAnsi"/>
        </w:rPr>
        <w:t>ollaborat</w:t>
      </w:r>
      <w:r>
        <w:rPr>
          <w:rFonts w:asciiTheme="minorHAnsi" w:hAnsiTheme="minorHAnsi" w:cstheme="minorHAnsi"/>
        </w:rPr>
        <w:t xml:space="preserve">ed </w:t>
      </w:r>
      <w:r w:rsidR="00840D47" w:rsidRPr="00C775F5">
        <w:rPr>
          <w:rFonts w:asciiTheme="minorHAnsi" w:hAnsiTheme="minorHAnsi" w:cstheme="minorHAnsi"/>
        </w:rPr>
        <w:t xml:space="preserve">in the creation of reusable UI components using </w:t>
      </w:r>
      <w:r w:rsidR="00840D47" w:rsidRPr="00C775F5">
        <w:rPr>
          <w:rFonts w:asciiTheme="minorHAnsi" w:hAnsiTheme="minorHAnsi" w:cstheme="minorHAnsi"/>
          <w:b/>
          <w:bCs/>
        </w:rPr>
        <w:t>Angular14's</w:t>
      </w:r>
      <w:r w:rsidR="00840D47" w:rsidRPr="00C775F5">
        <w:rPr>
          <w:rFonts w:asciiTheme="minorHAnsi" w:hAnsiTheme="minorHAnsi" w:cstheme="minorHAnsi"/>
        </w:rPr>
        <w:t xml:space="preserve"> component-based architecture. Employed </w:t>
      </w:r>
      <w:r w:rsidR="00840D47" w:rsidRPr="00C775F5">
        <w:rPr>
          <w:rFonts w:asciiTheme="minorHAnsi" w:hAnsiTheme="minorHAnsi" w:cstheme="minorHAnsi"/>
          <w:b/>
          <w:bCs/>
        </w:rPr>
        <w:t>Angular</w:t>
      </w:r>
      <w:r w:rsidR="00840D47" w:rsidRPr="00C775F5">
        <w:rPr>
          <w:rFonts w:asciiTheme="minorHAnsi" w:hAnsiTheme="minorHAnsi" w:cstheme="minorHAnsi"/>
        </w:rPr>
        <w:t xml:space="preserve"> Http Client module for seamless connection with </w:t>
      </w:r>
      <w:r w:rsidR="00840D47" w:rsidRPr="0093619C">
        <w:rPr>
          <w:rFonts w:asciiTheme="minorHAnsi" w:hAnsiTheme="minorHAnsi" w:cstheme="minorHAnsi"/>
          <w:b/>
          <w:bCs/>
        </w:rPr>
        <w:t>RESTful</w:t>
      </w:r>
      <w:r w:rsidR="00840D47" w:rsidRPr="00C775F5">
        <w:rPr>
          <w:rFonts w:asciiTheme="minorHAnsi" w:hAnsiTheme="minorHAnsi" w:cstheme="minorHAnsi"/>
        </w:rPr>
        <w:t xml:space="preserve"> </w:t>
      </w:r>
      <w:r w:rsidR="00840D47" w:rsidRPr="0093619C">
        <w:rPr>
          <w:rFonts w:asciiTheme="minorHAnsi" w:hAnsiTheme="minorHAnsi" w:cstheme="minorHAnsi"/>
          <w:b/>
          <w:bCs/>
        </w:rPr>
        <w:t>APIs</w:t>
      </w:r>
      <w:r w:rsidR="00840D47" w:rsidRPr="00C775F5">
        <w:rPr>
          <w:rFonts w:asciiTheme="minorHAnsi" w:hAnsiTheme="minorHAnsi" w:cstheme="minorHAnsi"/>
        </w:rPr>
        <w:t>, ensuring efficient data retrieval and manipulation with a focus on separation of concerns.</w:t>
      </w:r>
    </w:p>
    <w:p w14:paraId="6847CF65" w14:textId="6FCC1619" w:rsidR="004B0B14" w:rsidRDefault="003B7EF0">
      <w:pPr>
        <w:pStyle w:val="ListParagraph"/>
        <w:numPr>
          <w:ilvl w:val="0"/>
          <w:numId w:val="2"/>
        </w:numPr>
        <w:suppressAutoHyphens/>
        <w:spacing w:after="160" w:line="259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Implemented </w:t>
      </w:r>
      <w:r w:rsidRPr="009F34F4">
        <w:rPr>
          <w:rFonts w:asciiTheme="minorHAnsi" w:hAnsiTheme="minorHAnsi" w:cstheme="minorHAnsi"/>
          <w:b/>
          <w:bCs/>
        </w:rPr>
        <w:t>Reactive</w:t>
      </w:r>
      <w:r>
        <w:rPr>
          <w:rFonts w:asciiTheme="minorHAnsi" w:hAnsiTheme="minorHAnsi" w:cstheme="minorHAnsi"/>
        </w:rPr>
        <w:t xml:space="preserve"> </w:t>
      </w:r>
      <w:r w:rsidRPr="009F34F4">
        <w:rPr>
          <w:rFonts w:asciiTheme="minorHAnsi" w:hAnsiTheme="minorHAnsi" w:cstheme="minorHAnsi"/>
          <w:b/>
          <w:bCs/>
        </w:rPr>
        <w:t>REST</w:t>
      </w:r>
      <w:r>
        <w:rPr>
          <w:rFonts w:asciiTheme="minorHAnsi" w:hAnsiTheme="minorHAnsi" w:cstheme="minorHAnsi"/>
        </w:rPr>
        <w:t xml:space="preserve"> </w:t>
      </w:r>
      <w:r w:rsidRPr="009F34F4">
        <w:rPr>
          <w:rFonts w:asciiTheme="minorHAnsi" w:hAnsiTheme="minorHAnsi" w:cstheme="minorHAnsi"/>
          <w:b/>
          <w:bCs/>
        </w:rPr>
        <w:t>APIs</w:t>
      </w:r>
      <w:r>
        <w:rPr>
          <w:rFonts w:asciiTheme="minorHAnsi" w:hAnsiTheme="minorHAnsi" w:cstheme="minorHAnsi"/>
        </w:rPr>
        <w:t xml:space="preserve"> using Mono and F</w:t>
      </w:r>
      <w:r w:rsidR="009F34F4">
        <w:rPr>
          <w:rFonts w:asciiTheme="minorHAnsi" w:hAnsiTheme="minorHAnsi" w:cstheme="minorHAnsi"/>
        </w:rPr>
        <w:t>l</w:t>
      </w:r>
      <w:r>
        <w:rPr>
          <w:rFonts w:asciiTheme="minorHAnsi" w:hAnsiTheme="minorHAnsi" w:cstheme="minorHAnsi"/>
        </w:rPr>
        <w:t>ux</w:t>
      </w:r>
      <w:r w:rsidR="009F34F4">
        <w:rPr>
          <w:rFonts w:asciiTheme="minorHAnsi" w:hAnsiTheme="minorHAnsi" w:cstheme="minorHAnsi"/>
        </w:rPr>
        <w:t xml:space="preserve">. </w:t>
      </w:r>
    </w:p>
    <w:p w14:paraId="2E7119AF" w14:textId="0D094C51" w:rsidR="000F1BC1" w:rsidRPr="00C775F5" w:rsidRDefault="000F1BC1">
      <w:pPr>
        <w:pStyle w:val="ListParagraph"/>
        <w:numPr>
          <w:ilvl w:val="0"/>
          <w:numId w:val="2"/>
        </w:numPr>
        <w:suppressAutoHyphens/>
        <w:spacing w:after="160" w:line="259" w:lineRule="auto"/>
        <w:jc w:val="both"/>
        <w:rPr>
          <w:rFonts w:asciiTheme="minorHAnsi" w:hAnsiTheme="minorHAnsi" w:cstheme="minorHAnsi"/>
        </w:rPr>
      </w:pPr>
      <w:r w:rsidRPr="000F1BC1">
        <w:rPr>
          <w:rFonts w:asciiTheme="minorHAnsi" w:hAnsiTheme="minorHAnsi" w:cstheme="minorHAnsi"/>
        </w:rPr>
        <w:t xml:space="preserve">Developed responsive, component-based UI using </w:t>
      </w:r>
      <w:r w:rsidRPr="000F1BC1">
        <w:rPr>
          <w:rFonts w:asciiTheme="minorHAnsi" w:hAnsiTheme="minorHAnsi" w:cstheme="minorHAnsi"/>
          <w:b/>
          <w:bCs/>
        </w:rPr>
        <w:t>React.js</w:t>
      </w:r>
      <w:r w:rsidRPr="000F1BC1">
        <w:rPr>
          <w:rFonts w:asciiTheme="minorHAnsi" w:hAnsiTheme="minorHAnsi" w:cstheme="minorHAnsi"/>
        </w:rPr>
        <w:t xml:space="preserve"> with </w:t>
      </w:r>
      <w:r w:rsidRPr="000F1BC1">
        <w:rPr>
          <w:rFonts w:asciiTheme="minorHAnsi" w:hAnsiTheme="minorHAnsi" w:cstheme="minorHAnsi"/>
          <w:b/>
          <w:bCs/>
        </w:rPr>
        <w:t>functional components</w:t>
      </w:r>
      <w:r w:rsidRPr="000F1BC1">
        <w:rPr>
          <w:rFonts w:asciiTheme="minorHAnsi" w:hAnsiTheme="minorHAnsi" w:cstheme="minorHAnsi"/>
        </w:rPr>
        <w:t xml:space="preserve"> and </w:t>
      </w:r>
      <w:r w:rsidRPr="000F1BC1">
        <w:rPr>
          <w:rFonts w:asciiTheme="minorHAnsi" w:hAnsiTheme="minorHAnsi" w:cstheme="minorHAnsi"/>
          <w:b/>
          <w:bCs/>
        </w:rPr>
        <w:t>React Hooks</w:t>
      </w:r>
      <w:r w:rsidR="0081652C">
        <w:rPr>
          <w:rFonts w:asciiTheme="minorHAnsi" w:hAnsiTheme="minorHAnsi" w:cstheme="minorHAnsi"/>
          <w:b/>
          <w:bCs/>
        </w:rPr>
        <w:t>.</w:t>
      </w:r>
    </w:p>
    <w:p w14:paraId="732CDA3D" w14:textId="4D920AAD" w:rsidR="008212B4" w:rsidRPr="0093619C" w:rsidRDefault="00840D47" w:rsidP="0093619C">
      <w:pPr>
        <w:pStyle w:val="ListParagraph"/>
        <w:numPr>
          <w:ilvl w:val="0"/>
          <w:numId w:val="2"/>
        </w:numPr>
        <w:suppressAutoHyphens/>
        <w:spacing w:after="160" w:line="259" w:lineRule="auto"/>
        <w:jc w:val="both"/>
        <w:rPr>
          <w:rFonts w:asciiTheme="minorHAnsi" w:hAnsiTheme="minorHAnsi" w:cstheme="minorHAnsi"/>
        </w:rPr>
      </w:pPr>
      <w:r w:rsidRPr="00C775F5">
        <w:rPr>
          <w:rFonts w:asciiTheme="minorHAnsi" w:hAnsiTheme="minorHAnsi" w:cstheme="minorHAnsi"/>
        </w:rPr>
        <w:t xml:space="preserve">Worked on the design and deployment of </w:t>
      </w:r>
      <w:r w:rsidRPr="00C775F5">
        <w:rPr>
          <w:rFonts w:asciiTheme="minorHAnsi" w:hAnsiTheme="minorHAnsi" w:cstheme="minorHAnsi"/>
          <w:b/>
          <w:bCs/>
        </w:rPr>
        <w:t>Microservices</w:t>
      </w:r>
      <w:r w:rsidRPr="00C775F5">
        <w:rPr>
          <w:rFonts w:asciiTheme="minorHAnsi" w:hAnsiTheme="minorHAnsi" w:cstheme="minorHAnsi"/>
        </w:rPr>
        <w:t xml:space="preserve"> using </w:t>
      </w:r>
      <w:r w:rsidRPr="00C775F5">
        <w:rPr>
          <w:rFonts w:asciiTheme="minorHAnsi" w:hAnsiTheme="minorHAnsi" w:cstheme="minorHAnsi"/>
          <w:b/>
          <w:bCs/>
        </w:rPr>
        <w:t xml:space="preserve">Java 17 </w:t>
      </w:r>
      <w:r w:rsidRPr="00C775F5">
        <w:rPr>
          <w:rFonts w:asciiTheme="minorHAnsi" w:hAnsiTheme="minorHAnsi" w:cstheme="minorHAnsi"/>
        </w:rPr>
        <w:t xml:space="preserve">capitalizing on its advanced modularization capabilities to ensure seamless service isolation and scalability. Exploited </w:t>
      </w:r>
      <w:r w:rsidRPr="00C775F5">
        <w:rPr>
          <w:rFonts w:asciiTheme="minorHAnsi" w:hAnsiTheme="minorHAnsi" w:cstheme="minorHAnsi"/>
          <w:b/>
          <w:bCs/>
        </w:rPr>
        <w:t>Java 17's</w:t>
      </w:r>
      <w:r w:rsidRPr="00C775F5">
        <w:rPr>
          <w:rFonts w:asciiTheme="minorHAnsi" w:hAnsiTheme="minorHAnsi" w:cstheme="minorHAnsi"/>
        </w:rPr>
        <w:t xml:space="preserve"> asynchronous programming enhancements for heightened application response </w:t>
      </w:r>
      <w:r w:rsidR="000E6AB3" w:rsidRPr="00C775F5">
        <w:rPr>
          <w:rFonts w:asciiTheme="minorHAnsi" w:hAnsiTheme="minorHAnsi" w:cstheme="minorHAnsi"/>
        </w:rPr>
        <w:t>times.</w:t>
      </w:r>
    </w:p>
    <w:p w14:paraId="732CDA3F" w14:textId="77777777" w:rsidR="008212B4" w:rsidRPr="00C775F5" w:rsidRDefault="00840D47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="160" w:line="278" w:lineRule="auto"/>
        <w:jc w:val="both"/>
        <w:rPr>
          <w:rFonts w:asciiTheme="minorHAnsi" w:hAnsiTheme="minorHAnsi" w:cstheme="minorHAnsi"/>
        </w:rPr>
      </w:pPr>
      <w:r w:rsidRPr="00C775F5">
        <w:rPr>
          <w:rFonts w:asciiTheme="minorHAnsi" w:hAnsiTheme="minorHAnsi" w:cstheme="minorHAnsi"/>
        </w:rPr>
        <w:t xml:space="preserve">Configured </w:t>
      </w:r>
      <w:r w:rsidRPr="00C775F5">
        <w:rPr>
          <w:rFonts w:asciiTheme="minorHAnsi" w:hAnsiTheme="minorHAnsi" w:cstheme="minorHAnsi"/>
          <w:b/>
          <w:bCs/>
        </w:rPr>
        <w:t>Spring Boot Actuator</w:t>
      </w:r>
      <w:r w:rsidRPr="00C775F5">
        <w:rPr>
          <w:rFonts w:asciiTheme="minorHAnsi" w:hAnsiTheme="minorHAnsi" w:cstheme="minorHAnsi"/>
        </w:rPr>
        <w:t xml:space="preserve"> for real-time production application monitoring.</w:t>
      </w:r>
      <w:r w:rsidR="00965FAC">
        <w:rPr>
          <w:rFonts w:asciiTheme="minorHAnsi" w:hAnsiTheme="minorHAnsi" w:cstheme="minorHAnsi"/>
        </w:rPr>
        <w:t xml:space="preserve"> </w:t>
      </w:r>
      <w:r w:rsidRPr="00C775F5">
        <w:rPr>
          <w:rFonts w:asciiTheme="minorHAnsi" w:hAnsiTheme="minorHAnsi" w:cstheme="minorHAnsi"/>
        </w:rPr>
        <w:t xml:space="preserve">Customized </w:t>
      </w:r>
      <w:r w:rsidRPr="00C775F5">
        <w:rPr>
          <w:rFonts w:asciiTheme="minorHAnsi" w:hAnsiTheme="minorHAnsi" w:cstheme="minorHAnsi"/>
          <w:b/>
          <w:bCs/>
        </w:rPr>
        <w:t>Spring Security</w:t>
      </w:r>
      <w:r w:rsidRPr="00C775F5">
        <w:rPr>
          <w:rFonts w:asciiTheme="minorHAnsi" w:hAnsiTheme="minorHAnsi" w:cstheme="minorHAnsi"/>
        </w:rPr>
        <w:t xml:space="preserve"> configurations to meet application-specific requirements, enhancing security.</w:t>
      </w:r>
    </w:p>
    <w:p w14:paraId="0957B30B" w14:textId="79580A98" w:rsidR="00BA30E0" w:rsidRPr="00C775F5" w:rsidRDefault="0070123D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="160" w:line="278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Configured</w:t>
      </w:r>
      <w:r w:rsidR="00732B61">
        <w:rPr>
          <w:rFonts w:asciiTheme="minorHAnsi" w:hAnsiTheme="minorHAnsi" w:cstheme="minorHAnsi"/>
        </w:rPr>
        <w:t xml:space="preserve"> </w:t>
      </w:r>
      <w:r w:rsidR="001007DB">
        <w:rPr>
          <w:rFonts w:asciiTheme="minorHAnsi" w:hAnsiTheme="minorHAnsi" w:cstheme="minorHAnsi"/>
        </w:rPr>
        <w:t xml:space="preserve">setting up </w:t>
      </w:r>
      <w:r w:rsidR="001007DB" w:rsidRPr="0091245C">
        <w:rPr>
          <w:rFonts w:asciiTheme="minorHAnsi" w:hAnsiTheme="minorHAnsi" w:cstheme="minorHAnsi"/>
          <w:b/>
          <w:bCs/>
        </w:rPr>
        <w:t>JAAS</w:t>
      </w:r>
      <w:r w:rsidR="001007DB">
        <w:rPr>
          <w:rFonts w:asciiTheme="minorHAnsi" w:hAnsiTheme="minorHAnsi" w:cstheme="minorHAnsi"/>
        </w:rPr>
        <w:t xml:space="preserve">, </w:t>
      </w:r>
      <w:r w:rsidR="001007DB" w:rsidRPr="0091245C">
        <w:rPr>
          <w:rFonts w:asciiTheme="minorHAnsi" w:hAnsiTheme="minorHAnsi" w:cstheme="minorHAnsi"/>
          <w:b/>
          <w:bCs/>
        </w:rPr>
        <w:t>role-based access</w:t>
      </w:r>
      <w:r w:rsidR="001007DB">
        <w:rPr>
          <w:rFonts w:asciiTheme="minorHAnsi" w:hAnsiTheme="minorHAnsi" w:cstheme="minorHAnsi"/>
        </w:rPr>
        <w:t xml:space="preserve">, and </w:t>
      </w:r>
      <w:r w:rsidR="001007DB" w:rsidRPr="0091245C">
        <w:rPr>
          <w:rFonts w:asciiTheme="minorHAnsi" w:hAnsiTheme="minorHAnsi" w:cstheme="minorHAnsi"/>
          <w:b/>
          <w:bCs/>
        </w:rPr>
        <w:t>SSL</w:t>
      </w:r>
      <w:r w:rsidR="0091245C">
        <w:rPr>
          <w:rFonts w:asciiTheme="minorHAnsi" w:hAnsiTheme="minorHAnsi" w:cstheme="minorHAnsi"/>
        </w:rPr>
        <w:t xml:space="preserve"> within </w:t>
      </w:r>
      <w:r w:rsidR="0091245C" w:rsidRPr="0091245C">
        <w:rPr>
          <w:rFonts w:asciiTheme="minorHAnsi" w:hAnsiTheme="minorHAnsi" w:cstheme="minorHAnsi"/>
          <w:b/>
          <w:bCs/>
        </w:rPr>
        <w:t>WildFly</w:t>
      </w:r>
      <w:r w:rsidR="0091245C">
        <w:rPr>
          <w:rFonts w:asciiTheme="minorHAnsi" w:hAnsiTheme="minorHAnsi" w:cstheme="minorHAnsi"/>
        </w:rPr>
        <w:t xml:space="preserve"> as a part of Security configuration.</w:t>
      </w:r>
    </w:p>
    <w:p w14:paraId="732CDA40" w14:textId="51BD266C" w:rsidR="008212B4" w:rsidRPr="00262E12" w:rsidRDefault="00840D47" w:rsidP="00262E12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="160" w:line="278" w:lineRule="auto"/>
        <w:jc w:val="both"/>
        <w:rPr>
          <w:rFonts w:asciiTheme="minorHAnsi" w:hAnsiTheme="minorHAnsi" w:cstheme="minorHAnsi"/>
        </w:rPr>
      </w:pPr>
      <w:r w:rsidRPr="00C775F5">
        <w:rPr>
          <w:rFonts w:asciiTheme="minorHAnsi" w:hAnsiTheme="minorHAnsi" w:cstheme="minorHAnsi"/>
        </w:rPr>
        <w:t xml:space="preserve">Implemented a </w:t>
      </w:r>
      <w:r w:rsidRPr="00C775F5">
        <w:rPr>
          <w:rFonts w:asciiTheme="minorHAnsi" w:hAnsiTheme="minorHAnsi" w:cstheme="minorHAnsi"/>
          <w:b/>
        </w:rPr>
        <w:t>Microservices</w:t>
      </w:r>
      <w:r w:rsidR="00965FAC">
        <w:rPr>
          <w:rFonts w:asciiTheme="minorHAnsi" w:hAnsiTheme="minorHAnsi" w:cstheme="minorHAnsi"/>
          <w:b/>
        </w:rPr>
        <w:t xml:space="preserve"> </w:t>
      </w:r>
      <w:r w:rsidRPr="00C775F5">
        <w:rPr>
          <w:rFonts w:asciiTheme="minorHAnsi" w:hAnsiTheme="minorHAnsi" w:cstheme="minorHAnsi"/>
          <w:b/>
        </w:rPr>
        <w:t>architecture</w:t>
      </w:r>
      <w:r w:rsidRPr="00C775F5">
        <w:rPr>
          <w:rFonts w:asciiTheme="minorHAnsi" w:hAnsiTheme="minorHAnsi" w:cstheme="minorHAnsi"/>
        </w:rPr>
        <w:t xml:space="preserve"> using </w:t>
      </w:r>
      <w:r w:rsidRPr="00C775F5">
        <w:rPr>
          <w:rFonts w:asciiTheme="minorHAnsi" w:hAnsiTheme="minorHAnsi" w:cstheme="minorHAnsi"/>
          <w:b/>
        </w:rPr>
        <w:t>Netflix, Spring Eureka</w:t>
      </w:r>
      <w:r w:rsidRPr="00C775F5">
        <w:rPr>
          <w:rFonts w:asciiTheme="minorHAnsi" w:hAnsiTheme="minorHAnsi" w:cstheme="minorHAnsi"/>
        </w:rPr>
        <w:t xml:space="preserve">, and </w:t>
      </w:r>
      <w:r w:rsidRPr="00C775F5">
        <w:rPr>
          <w:rFonts w:asciiTheme="minorHAnsi" w:hAnsiTheme="minorHAnsi" w:cstheme="minorHAnsi"/>
          <w:b/>
        </w:rPr>
        <w:t>Spring Ribbon</w:t>
      </w:r>
      <w:r w:rsidRPr="00C775F5">
        <w:rPr>
          <w:rFonts w:asciiTheme="minorHAnsi" w:hAnsiTheme="minorHAnsi" w:cstheme="minorHAnsi"/>
        </w:rPr>
        <w:t xml:space="preserve"> within the </w:t>
      </w:r>
      <w:r w:rsidRPr="00C775F5">
        <w:rPr>
          <w:rFonts w:asciiTheme="minorHAnsi" w:hAnsiTheme="minorHAnsi" w:cstheme="minorHAnsi"/>
          <w:b/>
        </w:rPr>
        <w:t>SpringBoot</w:t>
      </w:r>
      <w:r w:rsidRPr="00C775F5">
        <w:rPr>
          <w:rFonts w:asciiTheme="minorHAnsi" w:hAnsiTheme="minorHAnsi" w:cstheme="minorHAnsi"/>
        </w:rPr>
        <w:t xml:space="preserve"> framework. This setup facilitated client-side load balancing for calls to other </w:t>
      </w:r>
      <w:r w:rsidRPr="00C775F5">
        <w:rPr>
          <w:rFonts w:asciiTheme="minorHAnsi" w:hAnsiTheme="minorHAnsi" w:cstheme="minorHAnsi"/>
          <w:b/>
        </w:rPr>
        <w:t>Microservices</w:t>
      </w:r>
      <w:r w:rsidRPr="00C775F5">
        <w:rPr>
          <w:rFonts w:asciiTheme="minorHAnsi" w:hAnsiTheme="minorHAnsi" w:cstheme="minorHAnsi"/>
        </w:rPr>
        <w:t xml:space="preserve">, </w:t>
      </w:r>
      <w:r w:rsidRPr="00C775F5">
        <w:rPr>
          <w:rFonts w:asciiTheme="minorHAnsi" w:hAnsiTheme="minorHAnsi" w:cstheme="minorHAnsi"/>
        </w:rPr>
        <w:lastRenderedPageBreak/>
        <w:t xml:space="preserve">enabling applications to be broken down into smaller components. </w:t>
      </w:r>
      <w:r w:rsidR="00262E12" w:rsidRPr="00262E12">
        <w:rPr>
          <w:rFonts w:asciiTheme="minorHAnsi" w:hAnsiTheme="minorHAnsi" w:cstheme="minorHAnsi"/>
        </w:rPr>
        <w:t xml:space="preserve">Used </w:t>
      </w:r>
      <w:r w:rsidR="00262E12" w:rsidRPr="00262E12">
        <w:rPr>
          <w:rFonts w:asciiTheme="minorHAnsi" w:hAnsiTheme="minorHAnsi" w:cstheme="minorHAnsi"/>
          <w:b/>
        </w:rPr>
        <w:t>Spring Hystrix</w:t>
      </w:r>
      <w:r w:rsidR="00262E12" w:rsidRPr="00262E12">
        <w:rPr>
          <w:rFonts w:asciiTheme="minorHAnsi" w:hAnsiTheme="minorHAnsi" w:cstheme="minorHAnsi"/>
        </w:rPr>
        <w:t xml:space="preserve"> as a circuit breaker for fail-safe mechanisms.</w:t>
      </w:r>
    </w:p>
    <w:p w14:paraId="732CDA44" w14:textId="77777777" w:rsidR="008212B4" w:rsidRDefault="00840D47">
      <w:pPr>
        <w:pStyle w:val="ListParagraph"/>
        <w:numPr>
          <w:ilvl w:val="0"/>
          <w:numId w:val="2"/>
        </w:numPr>
        <w:suppressAutoHyphens/>
        <w:spacing w:after="160" w:line="259" w:lineRule="auto"/>
        <w:jc w:val="both"/>
        <w:rPr>
          <w:rFonts w:asciiTheme="minorHAnsi" w:hAnsiTheme="minorHAnsi" w:cstheme="minorHAnsi"/>
        </w:rPr>
      </w:pPr>
      <w:r w:rsidRPr="00C775F5">
        <w:rPr>
          <w:rFonts w:asciiTheme="minorHAnsi" w:hAnsiTheme="minorHAnsi" w:cstheme="minorHAnsi"/>
        </w:rPr>
        <w:t xml:space="preserve">Contributed to the development of Restful web services using </w:t>
      </w:r>
      <w:r w:rsidRPr="00C775F5">
        <w:rPr>
          <w:rFonts w:asciiTheme="minorHAnsi" w:hAnsiTheme="minorHAnsi" w:cstheme="minorHAnsi"/>
          <w:b/>
          <w:bCs/>
        </w:rPr>
        <w:t>Java, Spring Boot</w:t>
      </w:r>
      <w:r w:rsidRPr="00C775F5">
        <w:rPr>
          <w:rFonts w:asciiTheme="minorHAnsi" w:hAnsiTheme="minorHAnsi" w:cstheme="minorHAnsi"/>
        </w:rPr>
        <w:t xml:space="preserve">, and </w:t>
      </w:r>
      <w:r w:rsidRPr="00C775F5">
        <w:rPr>
          <w:rFonts w:asciiTheme="minorHAnsi" w:hAnsiTheme="minorHAnsi" w:cstheme="minorHAnsi"/>
          <w:b/>
          <w:bCs/>
        </w:rPr>
        <w:t>Hibernate.</w:t>
      </w:r>
      <w:r w:rsidRPr="00C775F5">
        <w:rPr>
          <w:rFonts w:asciiTheme="minorHAnsi" w:hAnsiTheme="minorHAnsi" w:cstheme="minorHAnsi"/>
        </w:rPr>
        <w:t xml:space="preserve"> Seamlessly integrated </w:t>
      </w:r>
      <w:r w:rsidRPr="00C775F5">
        <w:rPr>
          <w:rFonts w:asciiTheme="minorHAnsi" w:hAnsiTheme="minorHAnsi" w:cstheme="minorHAnsi"/>
          <w:b/>
          <w:bCs/>
        </w:rPr>
        <w:t>Bootstrap, Angular</w:t>
      </w:r>
      <w:r w:rsidRPr="00C775F5">
        <w:rPr>
          <w:rFonts w:asciiTheme="minorHAnsi" w:hAnsiTheme="minorHAnsi" w:cstheme="minorHAnsi"/>
        </w:rPr>
        <w:t xml:space="preserve"> for optimal web design. Implemented </w:t>
      </w:r>
      <w:r w:rsidRPr="00C775F5">
        <w:rPr>
          <w:rFonts w:asciiTheme="minorHAnsi" w:hAnsiTheme="minorHAnsi" w:cstheme="minorHAnsi"/>
          <w:b/>
          <w:bCs/>
        </w:rPr>
        <w:t>Hibernate</w:t>
      </w:r>
      <w:r w:rsidRPr="00C775F5">
        <w:rPr>
          <w:rFonts w:asciiTheme="minorHAnsi" w:hAnsiTheme="minorHAnsi" w:cstheme="minorHAnsi"/>
        </w:rPr>
        <w:t xml:space="preserve"> with for accessing the data layer and for effective </w:t>
      </w:r>
      <w:r w:rsidRPr="00C775F5">
        <w:rPr>
          <w:rFonts w:asciiTheme="minorHAnsi" w:hAnsiTheme="minorHAnsi" w:cstheme="minorHAnsi"/>
          <w:b/>
          <w:bCs/>
        </w:rPr>
        <w:t>data persistence</w:t>
      </w:r>
      <w:r w:rsidRPr="00C775F5">
        <w:rPr>
          <w:rFonts w:asciiTheme="minorHAnsi" w:hAnsiTheme="minorHAnsi" w:cstheme="minorHAnsi"/>
        </w:rPr>
        <w:t>.</w:t>
      </w:r>
    </w:p>
    <w:p w14:paraId="4667B4DB" w14:textId="6C0B650D" w:rsidR="009F34F4" w:rsidRDefault="009F34F4">
      <w:pPr>
        <w:pStyle w:val="ListParagraph"/>
        <w:numPr>
          <w:ilvl w:val="0"/>
          <w:numId w:val="2"/>
        </w:numPr>
        <w:suppressAutoHyphens/>
        <w:spacing w:after="160" w:line="259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Handled </w:t>
      </w:r>
      <w:r w:rsidRPr="004F2094">
        <w:rPr>
          <w:rFonts w:asciiTheme="minorHAnsi" w:hAnsiTheme="minorHAnsi" w:cstheme="minorHAnsi"/>
          <w:b/>
          <w:bCs/>
        </w:rPr>
        <w:t>asy</w:t>
      </w:r>
      <w:r w:rsidR="00AD7C34" w:rsidRPr="004F2094">
        <w:rPr>
          <w:rFonts w:asciiTheme="minorHAnsi" w:hAnsiTheme="minorHAnsi" w:cstheme="minorHAnsi"/>
          <w:b/>
          <w:bCs/>
        </w:rPr>
        <w:t>nchronous</w:t>
      </w:r>
      <w:r w:rsidR="00AD7C34">
        <w:rPr>
          <w:rFonts w:asciiTheme="minorHAnsi" w:hAnsiTheme="minorHAnsi" w:cstheme="minorHAnsi"/>
        </w:rPr>
        <w:t xml:space="preserve"> </w:t>
      </w:r>
      <w:r w:rsidR="00AD7C34" w:rsidRPr="004F2094">
        <w:rPr>
          <w:rFonts w:asciiTheme="minorHAnsi" w:hAnsiTheme="minorHAnsi" w:cstheme="minorHAnsi"/>
          <w:b/>
          <w:bCs/>
        </w:rPr>
        <w:t>data</w:t>
      </w:r>
      <w:r w:rsidR="00AD7C34">
        <w:rPr>
          <w:rFonts w:asciiTheme="minorHAnsi" w:hAnsiTheme="minorHAnsi" w:cstheme="minorHAnsi"/>
        </w:rPr>
        <w:t xml:space="preserve"> </w:t>
      </w:r>
      <w:r w:rsidR="00AD7C34" w:rsidRPr="004F2094">
        <w:rPr>
          <w:rFonts w:asciiTheme="minorHAnsi" w:hAnsiTheme="minorHAnsi" w:cstheme="minorHAnsi"/>
          <w:b/>
          <w:bCs/>
        </w:rPr>
        <w:t>streams</w:t>
      </w:r>
      <w:r w:rsidR="00AD7C34">
        <w:rPr>
          <w:rFonts w:asciiTheme="minorHAnsi" w:hAnsiTheme="minorHAnsi" w:cstheme="minorHAnsi"/>
        </w:rPr>
        <w:t xml:space="preserve"> with back pressure </w:t>
      </w:r>
      <w:r w:rsidR="004F2094">
        <w:rPr>
          <w:rFonts w:asciiTheme="minorHAnsi" w:hAnsiTheme="minorHAnsi" w:cstheme="minorHAnsi"/>
        </w:rPr>
        <w:t xml:space="preserve">support, improving </w:t>
      </w:r>
      <w:r w:rsidR="00E045BA">
        <w:rPr>
          <w:rFonts w:asciiTheme="minorHAnsi" w:hAnsiTheme="minorHAnsi" w:cstheme="minorHAnsi"/>
        </w:rPr>
        <w:t>the stability</w:t>
      </w:r>
      <w:r w:rsidR="004F2094">
        <w:rPr>
          <w:rFonts w:asciiTheme="minorHAnsi" w:hAnsiTheme="minorHAnsi" w:cstheme="minorHAnsi"/>
        </w:rPr>
        <w:t xml:space="preserve"> of the application.</w:t>
      </w:r>
    </w:p>
    <w:p w14:paraId="775B2ACA" w14:textId="17C8F890" w:rsidR="00683D91" w:rsidRDefault="00683D91">
      <w:pPr>
        <w:pStyle w:val="ListParagraph"/>
        <w:numPr>
          <w:ilvl w:val="0"/>
          <w:numId w:val="2"/>
        </w:numPr>
        <w:suppressAutoHyphens/>
        <w:spacing w:after="160" w:line="259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Collaborated in </w:t>
      </w:r>
      <w:r w:rsidR="006E6952">
        <w:rPr>
          <w:rFonts w:asciiTheme="minorHAnsi" w:hAnsiTheme="minorHAnsi" w:cstheme="minorHAnsi"/>
        </w:rPr>
        <w:t xml:space="preserve">building </w:t>
      </w:r>
      <w:r w:rsidR="006E6952" w:rsidRPr="000D24CC">
        <w:rPr>
          <w:rFonts w:asciiTheme="minorHAnsi" w:hAnsiTheme="minorHAnsi" w:cstheme="minorHAnsi"/>
          <w:b/>
          <w:bCs/>
        </w:rPr>
        <w:t>real</w:t>
      </w:r>
      <w:r w:rsidR="006E6952">
        <w:rPr>
          <w:rFonts w:asciiTheme="minorHAnsi" w:hAnsiTheme="minorHAnsi" w:cstheme="minorHAnsi"/>
        </w:rPr>
        <w:t>-</w:t>
      </w:r>
      <w:r w:rsidR="006E6952" w:rsidRPr="000D24CC">
        <w:rPr>
          <w:rFonts w:asciiTheme="minorHAnsi" w:hAnsiTheme="minorHAnsi" w:cstheme="minorHAnsi"/>
          <w:b/>
          <w:bCs/>
        </w:rPr>
        <w:t>time</w:t>
      </w:r>
      <w:r w:rsidR="006E6952">
        <w:rPr>
          <w:rFonts w:asciiTheme="minorHAnsi" w:hAnsiTheme="minorHAnsi" w:cstheme="minorHAnsi"/>
        </w:rPr>
        <w:t xml:space="preserve"> </w:t>
      </w:r>
      <w:r w:rsidR="000D24CC" w:rsidRPr="000D24CC">
        <w:rPr>
          <w:rFonts w:asciiTheme="minorHAnsi" w:hAnsiTheme="minorHAnsi" w:cstheme="minorHAnsi"/>
          <w:b/>
          <w:bCs/>
        </w:rPr>
        <w:t>streaming</w:t>
      </w:r>
      <w:r w:rsidR="000D24CC">
        <w:rPr>
          <w:rFonts w:asciiTheme="minorHAnsi" w:hAnsiTheme="minorHAnsi" w:cstheme="minorHAnsi"/>
          <w:b/>
          <w:bCs/>
        </w:rPr>
        <w:t xml:space="preserve"> </w:t>
      </w:r>
      <w:r w:rsidR="000D24CC" w:rsidRPr="007717F1">
        <w:rPr>
          <w:rFonts w:asciiTheme="minorHAnsi" w:hAnsiTheme="minorHAnsi" w:cstheme="minorHAnsi"/>
        </w:rPr>
        <w:t>solutions</w:t>
      </w:r>
      <w:r w:rsidR="000D24CC">
        <w:rPr>
          <w:rFonts w:asciiTheme="minorHAnsi" w:hAnsiTheme="minorHAnsi" w:cstheme="minorHAnsi"/>
        </w:rPr>
        <w:t xml:space="preserve"> </w:t>
      </w:r>
      <w:r w:rsidR="007717F1">
        <w:rPr>
          <w:rFonts w:asciiTheme="minorHAnsi" w:hAnsiTheme="minorHAnsi" w:cstheme="minorHAnsi"/>
        </w:rPr>
        <w:t>and dashboards using Server</w:t>
      </w:r>
      <w:r w:rsidR="00EF4044">
        <w:rPr>
          <w:rFonts w:asciiTheme="minorHAnsi" w:hAnsiTheme="minorHAnsi" w:cstheme="minorHAnsi"/>
        </w:rPr>
        <w:t>-Sent Events(</w:t>
      </w:r>
      <w:r w:rsidR="00EF4044" w:rsidRPr="00EF4044">
        <w:rPr>
          <w:rFonts w:asciiTheme="minorHAnsi" w:hAnsiTheme="minorHAnsi" w:cstheme="minorHAnsi"/>
          <w:b/>
          <w:bCs/>
        </w:rPr>
        <w:t>SSE</w:t>
      </w:r>
      <w:r w:rsidR="00EF4044">
        <w:rPr>
          <w:rFonts w:asciiTheme="minorHAnsi" w:hAnsiTheme="minorHAnsi" w:cstheme="minorHAnsi"/>
        </w:rPr>
        <w:t xml:space="preserve">) and </w:t>
      </w:r>
      <w:r w:rsidR="00EF4044" w:rsidRPr="00EF4044">
        <w:rPr>
          <w:rFonts w:asciiTheme="minorHAnsi" w:hAnsiTheme="minorHAnsi" w:cstheme="minorHAnsi"/>
          <w:b/>
          <w:bCs/>
        </w:rPr>
        <w:t>WebSockets</w:t>
      </w:r>
      <w:r w:rsidR="00EF4044">
        <w:rPr>
          <w:rFonts w:asciiTheme="minorHAnsi" w:hAnsiTheme="minorHAnsi" w:cstheme="minorHAnsi"/>
          <w:b/>
          <w:bCs/>
        </w:rPr>
        <w:t xml:space="preserve"> </w:t>
      </w:r>
      <w:r w:rsidR="00873FB8">
        <w:rPr>
          <w:rFonts w:asciiTheme="minorHAnsi" w:hAnsiTheme="minorHAnsi" w:cstheme="minorHAnsi"/>
        </w:rPr>
        <w:t xml:space="preserve">with spring </w:t>
      </w:r>
      <w:r w:rsidR="00873FB8" w:rsidRPr="00873FB8">
        <w:rPr>
          <w:rFonts w:asciiTheme="minorHAnsi" w:hAnsiTheme="minorHAnsi" w:cstheme="minorHAnsi"/>
          <w:b/>
          <w:bCs/>
        </w:rPr>
        <w:t>Webflux</w:t>
      </w:r>
      <w:r w:rsidR="00873FB8">
        <w:rPr>
          <w:rFonts w:asciiTheme="minorHAnsi" w:hAnsiTheme="minorHAnsi" w:cstheme="minorHAnsi"/>
        </w:rPr>
        <w:t>.</w:t>
      </w:r>
    </w:p>
    <w:p w14:paraId="3C99C589" w14:textId="77777777" w:rsidR="00072A20" w:rsidRPr="00072A20" w:rsidRDefault="00840D47" w:rsidP="00072A20">
      <w:pPr>
        <w:pStyle w:val="ListParagraph"/>
        <w:numPr>
          <w:ilvl w:val="0"/>
          <w:numId w:val="2"/>
        </w:numPr>
        <w:suppressAutoHyphens/>
        <w:spacing w:after="160" w:line="259" w:lineRule="auto"/>
        <w:jc w:val="both"/>
        <w:rPr>
          <w:rFonts w:asciiTheme="minorHAnsi" w:hAnsiTheme="minorHAnsi" w:cstheme="minorHAnsi"/>
        </w:rPr>
      </w:pPr>
      <w:r w:rsidRPr="00C775F5">
        <w:rPr>
          <w:rFonts w:asciiTheme="minorHAnsi" w:hAnsiTheme="minorHAnsi" w:cstheme="minorHAnsi"/>
          <w:color w:val="0D0D0D"/>
          <w:shd w:val="clear" w:color="auto" w:fill="FFFFFF"/>
        </w:rPr>
        <w:t xml:space="preserve">Implemented real-time data flow using </w:t>
      </w:r>
      <w:r w:rsidRPr="00C775F5">
        <w:rPr>
          <w:rFonts w:asciiTheme="minorHAnsi" w:hAnsiTheme="minorHAnsi" w:cstheme="minorHAnsi"/>
          <w:b/>
          <w:bCs/>
          <w:color w:val="0D0D0D"/>
          <w:shd w:val="clear" w:color="auto" w:fill="FFFFFF"/>
        </w:rPr>
        <w:t>Kafka</w:t>
      </w:r>
      <w:r w:rsidRPr="00C775F5">
        <w:rPr>
          <w:rFonts w:asciiTheme="minorHAnsi" w:hAnsiTheme="minorHAnsi" w:cstheme="minorHAnsi"/>
          <w:color w:val="0D0D0D"/>
          <w:shd w:val="clear" w:color="auto" w:fill="FFFFFF"/>
        </w:rPr>
        <w:t xml:space="preserve"> Producer and Consumer, integrated </w:t>
      </w:r>
      <w:r w:rsidRPr="00BD441F">
        <w:rPr>
          <w:rFonts w:asciiTheme="minorHAnsi" w:hAnsiTheme="minorHAnsi" w:cstheme="minorHAnsi"/>
          <w:b/>
          <w:bCs/>
          <w:color w:val="0D0D0D"/>
          <w:shd w:val="clear" w:color="auto" w:fill="FFFFFF"/>
        </w:rPr>
        <w:t>JWT</w:t>
      </w:r>
      <w:r w:rsidRPr="00C775F5">
        <w:rPr>
          <w:rFonts w:asciiTheme="minorHAnsi" w:hAnsiTheme="minorHAnsi" w:cstheme="minorHAnsi"/>
          <w:color w:val="0D0D0D"/>
          <w:shd w:val="clear" w:color="auto" w:fill="FFFFFF"/>
        </w:rPr>
        <w:t xml:space="preserve"> for authentication and authorization, and developed unit test cases using </w:t>
      </w:r>
      <w:r w:rsidRPr="00C775F5">
        <w:rPr>
          <w:rFonts w:asciiTheme="minorHAnsi" w:hAnsiTheme="minorHAnsi" w:cstheme="minorHAnsi"/>
          <w:b/>
          <w:bCs/>
          <w:color w:val="0D0D0D"/>
          <w:shd w:val="clear" w:color="auto" w:fill="FFFFFF"/>
        </w:rPr>
        <w:t>JUnit and Mockito</w:t>
      </w:r>
      <w:r w:rsidRPr="00C775F5">
        <w:rPr>
          <w:rFonts w:asciiTheme="minorHAnsi" w:hAnsiTheme="minorHAnsi" w:cstheme="minorHAnsi"/>
          <w:color w:val="0D0D0D"/>
          <w:shd w:val="clear" w:color="auto" w:fill="FFFFFF"/>
        </w:rPr>
        <w:t xml:space="preserve"> for comprehensive testing.</w:t>
      </w:r>
    </w:p>
    <w:p w14:paraId="01023A68" w14:textId="22B82AAC" w:rsidR="00072A20" w:rsidRPr="00072A20" w:rsidRDefault="00E26ADB" w:rsidP="00072A20">
      <w:pPr>
        <w:pStyle w:val="ListParagraph"/>
        <w:numPr>
          <w:ilvl w:val="0"/>
          <w:numId w:val="2"/>
        </w:numPr>
        <w:suppressAutoHyphens/>
        <w:spacing w:after="160" w:line="259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Integrated </w:t>
      </w:r>
      <w:r w:rsidRPr="00037938">
        <w:rPr>
          <w:rFonts w:asciiTheme="minorHAnsi" w:hAnsiTheme="minorHAnsi" w:cstheme="minorHAnsi"/>
          <w:b/>
          <w:bCs/>
        </w:rPr>
        <w:t>Reactive</w:t>
      </w:r>
      <w:r>
        <w:rPr>
          <w:rFonts w:asciiTheme="minorHAnsi" w:hAnsiTheme="minorHAnsi" w:cstheme="minorHAnsi"/>
        </w:rPr>
        <w:t xml:space="preserve"> </w:t>
      </w:r>
      <w:r w:rsidRPr="00037938">
        <w:rPr>
          <w:rFonts w:asciiTheme="minorHAnsi" w:hAnsiTheme="minorHAnsi" w:cstheme="minorHAnsi"/>
          <w:b/>
          <w:bCs/>
        </w:rPr>
        <w:t>Streams</w:t>
      </w:r>
      <w:r>
        <w:rPr>
          <w:rFonts w:asciiTheme="minorHAnsi" w:hAnsiTheme="minorHAnsi" w:cstheme="minorHAnsi"/>
        </w:rPr>
        <w:t xml:space="preserve"> </w:t>
      </w:r>
      <w:r w:rsidR="00037938">
        <w:rPr>
          <w:rFonts w:asciiTheme="minorHAnsi" w:hAnsiTheme="minorHAnsi" w:cstheme="minorHAnsi"/>
        </w:rPr>
        <w:t xml:space="preserve">for seamless flow of data between microservices. </w:t>
      </w:r>
    </w:p>
    <w:p w14:paraId="6BED7453" w14:textId="723BF3BB" w:rsidR="00A87269" w:rsidRPr="00072A20" w:rsidRDefault="00A87269" w:rsidP="00072A20">
      <w:pPr>
        <w:pStyle w:val="ListParagraph"/>
        <w:numPr>
          <w:ilvl w:val="0"/>
          <w:numId w:val="2"/>
        </w:numPr>
        <w:suppressAutoHyphens/>
        <w:spacing w:after="160" w:line="259" w:lineRule="auto"/>
        <w:jc w:val="both"/>
        <w:rPr>
          <w:rFonts w:asciiTheme="minorHAnsi" w:hAnsiTheme="minorHAnsi" w:cstheme="minorHAnsi"/>
        </w:rPr>
      </w:pPr>
      <w:r w:rsidRPr="00072A20">
        <w:rPr>
          <w:rStyle w:val="Strong"/>
          <w:rFonts w:asciiTheme="minorHAnsi" w:hAnsiTheme="minorHAnsi" w:cstheme="minorHAnsi"/>
          <w:b w:val="0"/>
          <w:bCs w:val="0"/>
        </w:rPr>
        <w:t>Designed</w:t>
      </w:r>
      <w:r w:rsidRPr="00072A20">
        <w:rPr>
          <w:rStyle w:val="Strong"/>
          <w:rFonts w:asciiTheme="minorHAnsi" w:hAnsiTheme="minorHAnsi" w:cstheme="minorHAnsi"/>
        </w:rPr>
        <w:t xml:space="preserve"> </w:t>
      </w:r>
      <w:r w:rsidRPr="00072A20">
        <w:rPr>
          <w:rStyle w:val="Strong"/>
          <w:rFonts w:asciiTheme="minorHAnsi" w:hAnsiTheme="minorHAnsi" w:cstheme="minorHAnsi"/>
          <w:b w:val="0"/>
          <w:bCs w:val="0"/>
        </w:rPr>
        <w:t>and</w:t>
      </w:r>
      <w:r w:rsidRPr="00072A20">
        <w:rPr>
          <w:rStyle w:val="Strong"/>
          <w:rFonts w:asciiTheme="minorHAnsi" w:hAnsiTheme="minorHAnsi" w:cstheme="minorHAnsi"/>
        </w:rPr>
        <w:t xml:space="preserve"> </w:t>
      </w:r>
      <w:r w:rsidRPr="00072A20">
        <w:rPr>
          <w:rStyle w:val="Strong"/>
          <w:rFonts w:asciiTheme="minorHAnsi" w:hAnsiTheme="minorHAnsi" w:cstheme="minorHAnsi"/>
          <w:b w:val="0"/>
          <w:bCs w:val="0"/>
        </w:rPr>
        <w:t>deployed</w:t>
      </w:r>
      <w:r w:rsidRPr="00072A20">
        <w:rPr>
          <w:rStyle w:val="Strong"/>
          <w:rFonts w:asciiTheme="minorHAnsi" w:hAnsiTheme="minorHAnsi" w:cstheme="minorHAnsi"/>
        </w:rPr>
        <w:t xml:space="preserve"> </w:t>
      </w:r>
      <w:r w:rsidRPr="00072A20">
        <w:rPr>
          <w:rStyle w:val="Strong"/>
          <w:rFonts w:asciiTheme="minorHAnsi" w:hAnsiTheme="minorHAnsi" w:cstheme="minorHAnsi"/>
          <w:b w:val="0"/>
          <w:bCs w:val="0"/>
        </w:rPr>
        <w:t>scalable</w:t>
      </w:r>
      <w:r w:rsidRPr="00072A20">
        <w:rPr>
          <w:rStyle w:val="Strong"/>
          <w:rFonts w:asciiTheme="minorHAnsi" w:hAnsiTheme="minorHAnsi" w:cstheme="minorHAnsi"/>
        </w:rPr>
        <w:t xml:space="preserve"> AWS </w:t>
      </w:r>
      <w:r w:rsidRPr="00072A20">
        <w:rPr>
          <w:rStyle w:val="Strong"/>
          <w:rFonts w:asciiTheme="minorHAnsi" w:hAnsiTheme="minorHAnsi" w:cstheme="minorHAnsi"/>
          <w:b w:val="0"/>
          <w:bCs w:val="0"/>
        </w:rPr>
        <w:t>infrastructure</w:t>
      </w:r>
      <w:r w:rsidRPr="00072A20">
        <w:rPr>
          <w:rStyle w:val="Strong"/>
          <w:rFonts w:asciiTheme="minorHAnsi" w:hAnsiTheme="minorHAnsi" w:cstheme="minorHAnsi"/>
        </w:rPr>
        <w:t xml:space="preserve"> </w:t>
      </w:r>
      <w:r w:rsidRPr="00072A20">
        <w:rPr>
          <w:rStyle w:val="Strong"/>
          <w:rFonts w:asciiTheme="minorHAnsi" w:hAnsiTheme="minorHAnsi" w:cstheme="minorHAnsi"/>
          <w:b w:val="0"/>
          <w:bCs w:val="0"/>
        </w:rPr>
        <w:t>using</w:t>
      </w:r>
      <w:r w:rsidRPr="00072A20">
        <w:rPr>
          <w:rStyle w:val="Strong"/>
          <w:rFonts w:asciiTheme="minorHAnsi" w:hAnsiTheme="minorHAnsi" w:cstheme="minorHAnsi"/>
        </w:rPr>
        <w:t xml:space="preserve"> Terraform</w:t>
      </w:r>
      <w:r w:rsidRPr="00072A20">
        <w:rPr>
          <w:rFonts w:asciiTheme="minorHAnsi" w:hAnsiTheme="minorHAnsi" w:cstheme="minorHAnsi"/>
        </w:rPr>
        <w:t>, provisioning EC2, VPCs, RDS, S3, and IAM roles through modular, reusable configurations; implemented Infrastructure as Code (IaC) to enable version-controlled, repeatable, and automated environments.</w:t>
      </w:r>
    </w:p>
    <w:p w14:paraId="0F948359" w14:textId="089A0E07" w:rsidR="00A87269" w:rsidRPr="00CB6B82" w:rsidRDefault="00A87269" w:rsidP="00A87269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D6313C">
        <w:rPr>
          <w:rStyle w:val="Strong"/>
          <w:rFonts w:asciiTheme="minorHAnsi" w:hAnsiTheme="minorHAnsi" w:cstheme="minorHAnsi"/>
          <w:b w:val="0"/>
          <w:bCs w:val="0"/>
        </w:rPr>
        <w:t>Configured and managed</w:t>
      </w:r>
      <w:r w:rsidRPr="00CB6B82">
        <w:rPr>
          <w:rStyle w:val="Strong"/>
          <w:rFonts w:asciiTheme="minorHAnsi" w:hAnsiTheme="minorHAnsi" w:cstheme="minorHAnsi"/>
        </w:rPr>
        <w:t xml:space="preserve"> AWS </w:t>
      </w:r>
      <w:r w:rsidRPr="00D6313C">
        <w:rPr>
          <w:rStyle w:val="Strong"/>
          <w:rFonts w:asciiTheme="minorHAnsi" w:hAnsiTheme="minorHAnsi" w:cstheme="minorHAnsi"/>
          <w:b w:val="0"/>
          <w:bCs w:val="0"/>
        </w:rPr>
        <w:t>services</w:t>
      </w:r>
      <w:r w:rsidRPr="00CB6B82">
        <w:rPr>
          <w:rFonts w:asciiTheme="minorHAnsi" w:hAnsiTheme="minorHAnsi" w:cstheme="minorHAnsi"/>
        </w:rPr>
        <w:t xml:space="preserve"> including </w:t>
      </w:r>
      <w:r w:rsidRPr="00D6313C">
        <w:rPr>
          <w:rFonts w:asciiTheme="minorHAnsi" w:hAnsiTheme="minorHAnsi" w:cstheme="minorHAnsi"/>
          <w:b/>
          <w:bCs/>
        </w:rPr>
        <w:t>EC2</w:t>
      </w:r>
      <w:r w:rsidRPr="00CB6B82">
        <w:rPr>
          <w:rFonts w:asciiTheme="minorHAnsi" w:hAnsiTheme="minorHAnsi" w:cstheme="minorHAnsi"/>
        </w:rPr>
        <w:t xml:space="preserve"> instances within VPCs, S3 buckets, and CloudFormation templates to support dynamic application requirements.</w:t>
      </w:r>
    </w:p>
    <w:p w14:paraId="4F7FB616" w14:textId="63BA7D46" w:rsidR="00A87269" w:rsidRPr="00CB6B82" w:rsidRDefault="00A87269" w:rsidP="00A87269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757B9F">
        <w:rPr>
          <w:rStyle w:val="Strong"/>
          <w:rFonts w:asciiTheme="minorHAnsi" w:hAnsiTheme="minorHAnsi" w:cstheme="minorHAnsi"/>
          <w:b w:val="0"/>
          <w:bCs w:val="0"/>
        </w:rPr>
        <w:t>Integrated</w:t>
      </w:r>
      <w:r w:rsidRPr="00CB6B82">
        <w:rPr>
          <w:rStyle w:val="Strong"/>
          <w:rFonts w:asciiTheme="minorHAnsi" w:hAnsiTheme="minorHAnsi" w:cstheme="minorHAnsi"/>
        </w:rPr>
        <w:t xml:space="preserve"> </w:t>
      </w:r>
      <w:r w:rsidRPr="00757B9F">
        <w:rPr>
          <w:rStyle w:val="Strong"/>
          <w:rFonts w:asciiTheme="minorHAnsi" w:hAnsiTheme="minorHAnsi" w:cstheme="minorHAnsi"/>
          <w:b w:val="0"/>
          <w:bCs w:val="0"/>
        </w:rPr>
        <w:t>Java</w:t>
      </w:r>
      <w:r w:rsidRPr="00D6313C">
        <w:rPr>
          <w:rStyle w:val="Strong"/>
          <w:rFonts w:asciiTheme="minorHAnsi" w:hAnsiTheme="minorHAnsi" w:cstheme="minorHAnsi"/>
          <w:b w:val="0"/>
          <w:bCs w:val="0"/>
        </w:rPr>
        <w:t>-</w:t>
      </w:r>
      <w:r w:rsidRPr="00757B9F">
        <w:rPr>
          <w:rStyle w:val="Strong"/>
          <w:rFonts w:asciiTheme="minorHAnsi" w:hAnsiTheme="minorHAnsi" w:cstheme="minorHAnsi"/>
          <w:b w:val="0"/>
          <w:bCs w:val="0"/>
        </w:rPr>
        <w:t>based applications with</w:t>
      </w:r>
      <w:r w:rsidRPr="00CB6B82">
        <w:rPr>
          <w:rStyle w:val="Strong"/>
          <w:rFonts w:asciiTheme="minorHAnsi" w:hAnsiTheme="minorHAnsi" w:cstheme="minorHAnsi"/>
        </w:rPr>
        <w:t xml:space="preserve"> AWS S3</w:t>
      </w:r>
      <w:r w:rsidRPr="00CB6B82">
        <w:rPr>
          <w:rFonts w:asciiTheme="minorHAnsi" w:hAnsiTheme="minorHAnsi" w:cstheme="minorHAnsi"/>
        </w:rPr>
        <w:t xml:space="preserve"> for seamless file storage and retrieval, enhancing performance and scalability.</w:t>
      </w:r>
    </w:p>
    <w:p w14:paraId="71795224" w14:textId="437C0440" w:rsidR="00A87269" w:rsidRPr="00CB6B82" w:rsidRDefault="00A87269" w:rsidP="00A87269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757B9F">
        <w:rPr>
          <w:rStyle w:val="Strong"/>
          <w:rFonts w:asciiTheme="minorHAnsi" w:hAnsiTheme="minorHAnsi" w:cstheme="minorHAnsi"/>
          <w:b w:val="0"/>
          <w:bCs w:val="0"/>
        </w:rPr>
        <w:t>Utilized</w:t>
      </w:r>
      <w:r w:rsidRPr="00CB6B82">
        <w:rPr>
          <w:rStyle w:val="Strong"/>
          <w:rFonts w:asciiTheme="minorHAnsi" w:hAnsiTheme="minorHAnsi" w:cstheme="minorHAnsi"/>
        </w:rPr>
        <w:t xml:space="preserve"> AWS Lambda </w:t>
      </w:r>
      <w:r w:rsidRPr="00757B9F">
        <w:rPr>
          <w:rStyle w:val="Strong"/>
          <w:rFonts w:asciiTheme="minorHAnsi" w:hAnsiTheme="minorHAnsi" w:cstheme="minorHAnsi"/>
          <w:b w:val="0"/>
          <w:bCs w:val="0"/>
        </w:rPr>
        <w:t>functions</w:t>
      </w:r>
      <w:r w:rsidRPr="00CB6B82">
        <w:rPr>
          <w:rFonts w:asciiTheme="minorHAnsi" w:hAnsiTheme="minorHAnsi" w:cstheme="minorHAnsi"/>
        </w:rPr>
        <w:t xml:space="preserve"> to streamline backend workflows, reduce operational overhead, and enable rapid serverless deployment.</w:t>
      </w:r>
    </w:p>
    <w:p w14:paraId="56511B59" w14:textId="1121C2D5" w:rsidR="00A87269" w:rsidRPr="00CB6B82" w:rsidRDefault="00A87269" w:rsidP="00A87269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757B9F">
        <w:rPr>
          <w:rStyle w:val="Strong"/>
          <w:rFonts w:asciiTheme="minorHAnsi" w:hAnsiTheme="minorHAnsi" w:cstheme="minorHAnsi"/>
          <w:b w:val="0"/>
          <w:bCs w:val="0"/>
        </w:rPr>
        <w:t>Implemented</w:t>
      </w:r>
      <w:r w:rsidRPr="00CB6B82">
        <w:rPr>
          <w:rStyle w:val="Strong"/>
          <w:rFonts w:asciiTheme="minorHAnsi" w:hAnsiTheme="minorHAnsi" w:cstheme="minorHAnsi"/>
        </w:rPr>
        <w:t xml:space="preserve"> AWS Auto Scaling</w:t>
      </w:r>
      <w:r w:rsidRPr="00CB6B82">
        <w:rPr>
          <w:rFonts w:asciiTheme="minorHAnsi" w:hAnsiTheme="minorHAnsi" w:cstheme="minorHAnsi"/>
        </w:rPr>
        <w:t xml:space="preserve"> to ensure application reliability and cost-efficiency by dynamically adjusting compute resources.</w:t>
      </w:r>
    </w:p>
    <w:p w14:paraId="0093114F" w14:textId="0AB5A63B" w:rsidR="00A87269" w:rsidRPr="00CB6B82" w:rsidRDefault="00A87269" w:rsidP="00A87269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CB6B82">
        <w:rPr>
          <w:rStyle w:val="Strong"/>
          <w:rFonts w:asciiTheme="minorHAnsi" w:hAnsiTheme="minorHAnsi" w:cstheme="minorHAnsi"/>
          <w:b w:val="0"/>
          <w:bCs w:val="0"/>
        </w:rPr>
        <w:t>Developed</w:t>
      </w:r>
      <w:r w:rsidRPr="00CB6B82">
        <w:rPr>
          <w:rStyle w:val="Strong"/>
          <w:rFonts w:asciiTheme="minorHAnsi" w:hAnsiTheme="minorHAnsi" w:cstheme="minorHAnsi"/>
        </w:rPr>
        <w:t xml:space="preserve"> </w:t>
      </w:r>
      <w:r w:rsidRPr="00CB6B82">
        <w:rPr>
          <w:rStyle w:val="Strong"/>
          <w:rFonts w:asciiTheme="minorHAnsi" w:hAnsiTheme="minorHAnsi" w:cstheme="minorHAnsi"/>
          <w:b w:val="0"/>
          <w:bCs w:val="0"/>
        </w:rPr>
        <w:t>robust</w:t>
      </w:r>
      <w:r w:rsidRPr="00CB6B82">
        <w:rPr>
          <w:rStyle w:val="Strong"/>
          <w:rFonts w:asciiTheme="minorHAnsi" w:hAnsiTheme="minorHAnsi" w:cstheme="minorHAnsi"/>
        </w:rPr>
        <w:t xml:space="preserve"> </w:t>
      </w:r>
      <w:r w:rsidRPr="00757B9F">
        <w:rPr>
          <w:rStyle w:val="Strong"/>
          <w:rFonts w:asciiTheme="minorHAnsi" w:hAnsiTheme="minorHAnsi" w:cstheme="minorHAnsi"/>
          <w:b w:val="0"/>
          <w:bCs w:val="0"/>
        </w:rPr>
        <w:t>ETL</w:t>
      </w:r>
      <w:r w:rsidRPr="00CB6B82">
        <w:rPr>
          <w:rStyle w:val="Strong"/>
          <w:rFonts w:asciiTheme="minorHAnsi" w:hAnsiTheme="minorHAnsi" w:cstheme="minorHAnsi"/>
        </w:rPr>
        <w:t xml:space="preserve"> </w:t>
      </w:r>
      <w:r w:rsidRPr="00757B9F">
        <w:rPr>
          <w:rStyle w:val="Strong"/>
          <w:rFonts w:asciiTheme="minorHAnsi" w:hAnsiTheme="minorHAnsi" w:cstheme="minorHAnsi"/>
          <w:b w:val="0"/>
          <w:bCs w:val="0"/>
        </w:rPr>
        <w:t>pipelines</w:t>
      </w:r>
      <w:r w:rsidRPr="00CB6B82">
        <w:rPr>
          <w:rStyle w:val="Strong"/>
          <w:rFonts w:asciiTheme="minorHAnsi" w:hAnsiTheme="minorHAnsi" w:cstheme="minorHAnsi"/>
        </w:rPr>
        <w:t xml:space="preserve"> </w:t>
      </w:r>
      <w:r w:rsidRPr="00757B9F">
        <w:rPr>
          <w:rStyle w:val="Strong"/>
          <w:rFonts w:asciiTheme="minorHAnsi" w:hAnsiTheme="minorHAnsi" w:cstheme="minorHAnsi"/>
          <w:b w:val="0"/>
          <w:bCs w:val="0"/>
        </w:rPr>
        <w:t>using</w:t>
      </w:r>
      <w:r w:rsidRPr="00CB6B82">
        <w:rPr>
          <w:rStyle w:val="Strong"/>
          <w:rFonts w:asciiTheme="minorHAnsi" w:hAnsiTheme="minorHAnsi" w:cstheme="minorHAnsi"/>
        </w:rPr>
        <w:t xml:space="preserve"> AWS Glue</w:t>
      </w:r>
      <w:r w:rsidRPr="00CB6B82">
        <w:rPr>
          <w:rFonts w:asciiTheme="minorHAnsi" w:hAnsiTheme="minorHAnsi" w:cstheme="minorHAnsi"/>
        </w:rPr>
        <w:t>, orchestrating the transformation and processing of diverse data sources, and embedding Glue jobs into the broader data architecture.</w:t>
      </w:r>
    </w:p>
    <w:p w14:paraId="732CDA4D" w14:textId="77777777" w:rsidR="008212B4" w:rsidRDefault="00840D47">
      <w:pPr>
        <w:pStyle w:val="ListParagraph"/>
        <w:numPr>
          <w:ilvl w:val="0"/>
          <w:numId w:val="2"/>
        </w:numPr>
        <w:suppressAutoHyphens/>
        <w:spacing w:after="160" w:line="259" w:lineRule="auto"/>
        <w:jc w:val="both"/>
        <w:rPr>
          <w:rFonts w:asciiTheme="minorHAnsi" w:hAnsiTheme="minorHAnsi" w:cstheme="minorHAnsi"/>
        </w:rPr>
      </w:pPr>
      <w:r w:rsidRPr="00C775F5">
        <w:rPr>
          <w:rFonts w:asciiTheme="minorHAnsi" w:hAnsiTheme="minorHAnsi" w:cstheme="minorHAnsi"/>
        </w:rPr>
        <w:t>Efficiently utilized</w:t>
      </w:r>
      <w:r w:rsidRPr="00C775F5">
        <w:rPr>
          <w:rFonts w:asciiTheme="minorHAnsi" w:hAnsiTheme="minorHAnsi" w:cstheme="minorHAnsi"/>
          <w:b/>
          <w:bCs/>
        </w:rPr>
        <w:t xml:space="preserve"> Docker</w:t>
      </w:r>
      <w:r w:rsidRPr="00C775F5">
        <w:rPr>
          <w:rFonts w:asciiTheme="minorHAnsi" w:hAnsiTheme="minorHAnsi" w:cstheme="minorHAnsi"/>
        </w:rPr>
        <w:t xml:space="preserve"> Compose to define and run multi-container</w:t>
      </w:r>
      <w:r w:rsidRPr="00C775F5">
        <w:rPr>
          <w:rFonts w:asciiTheme="minorHAnsi" w:hAnsiTheme="minorHAnsi" w:cstheme="minorHAnsi"/>
          <w:b/>
          <w:bCs/>
        </w:rPr>
        <w:t xml:space="preserve"> Docker</w:t>
      </w:r>
      <w:r w:rsidRPr="00C775F5">
        <w:rPr>
          <w:rFonts w:asciiTheme="minorHAnsi" w:hAnsiTheme="minorHAnsi" w:cstheme="minorHAnsi"/>
        </w:rPr>
        <w:t xml:space="preserve"> applications, streamlining local development and testing processes. Orchestrated continuous integration and deployment pipelines leveraging</w:t>
      </w:r>
      <w:r w:rsidRPr="00C775F5">
        <w:rPr>
          <w:rFonts w:asciiTheme="minorHAnsi" w:hAnsiTheme="minorHAnsi" w:cstheme="minorHAnsi"/>
          <w:b/>
          <w:bCs/>
        </w:rPr>
        <w:t xml:space="preserve"> Jenkins</w:t>
      </w:r>
      <w:r w:rsidRPr="00C775F5">
        <w:rPr>
          <w:rFonts w:asciiTheme="minorHAnsi" w:hAnsiTheme="minorHAnsi" w:cstheme="minorHAnsi"/>
        </w:rPr>
        <w:t xml:space="preserve"> and</w:t>
      </w:r>
      <w:r w:rsidRPr="00C775F5">
        <w:rPr>
          <w:rFonts w:asciiTheme="minorHAnsi" w:hAnsiTheme="minorHAnsi" w:cstheme="minorHAnsi"/>
          <w:b/>
          <w:bCs/>
        </w:rPr>
        <w:t xml:space="preserve"> Kubernetes</w:t>
      </w:r>
      <w:r w:rsidRPr="00C775F5">
        <w:rPr>
          <w:rFonts w:asciiTheme="minorHAnsi" w:hAnsiTheme="minorHAnsi" w:cstheme="minorHAnsi"/>
        </w:rPr>
        <w:t xml:space="preserve"> for automation, minimizing manual intervention.</w:t>
      </w:r>
    </w:p>
    <w:p w14:paraId="53D60256" w14:textId="026295ED" w:rsidR="007B6279" w:rsidRDefault="007B6279">
      <w:pPr>
        <w:pStyle w:val="ListParagraph"/>
        <w:numPr>
          <w:ilvl w:val="0"/>
          <w:numId w:val="2"/>
        </w:numPr>
        <w:suppressAutoHyphens/>
        <w:spacing w:after="160" w:line="259" w:lineRule="auto"/>
        <w:jc w:val="both"/>
        <w:rPr>
          <w:rFonts w:asciiTheme="minorHAnsi" w:hAnsiTheme="minorHAnsi" w:cstheme="minorHAnsi"/>
        </w:rPr>
      </w:pPr>
      <w:r w:rsidRPr="007B6279">
        <w:rPr>
          <w:rFonts w:asciiTheme="minorHAnsi" w:hAnsiTheme="minorHAnsi" w:cstheme="minorHAnsi"/>
        </w:rPr>
        <w:t xml:space="preserve">Automated routine tasks using </w:t>
      </w:r>
      <w:r w:rsidRPr="005B3E19">
        <w:rPr>
          <w:rFonts w:asciiTheme="minorHAnsi" w:hAnsiTheme="minorHAnsi" w:cstheme="minorHAnsi"/>
          <w:b/>
          <w:bCs/>
        </w:rPr>
        <w:t>Node.js</w:t>
      </w:r>
      <w:r w:rsidRPr="007B6279">
        <w:rPr>
          <w:rFonts w:asciiTheme="minorHAnsi" w:hAnsiTheme="minorHAnsi" w:cstheme="minorHAnsi"/>
        </w:rPr>
        <w:t xml:space="preserve"> scripts to improve operational efficiency.</w:t>
      </w:r>
    </w:p>
    <w:p w14:paraId="01333F18" w14:textId="712809D6" w:rsidR="002A5285" w:rsidRPr="00C775F5" w:rsidRDefault="002A5285">
      <w:pPr>
        <w:pStyle w:val="ListParagraph"/>
        <w:numPr>
          <w:ilvl w:val="0"/>
          <w:numId w:val="2"/>
        </w:numPr>
        <w:suppressAutoHyphens/>
        <w:spacing w:after="160" w:line="259" w:lineRule="auto"/>
        <w:jc w:val="both"/>
        <w:rPr>
          <w:rFonts w:asciiTheme="minorHAnsi" w:hAnsiTheme="minorHAnsi" w:cstheme="minorHAnsi"/>
        </w:rPr>
      </w:pPr>
      <w:r w:rsidRPr="002A5285">
        <w:rPr>
          <w:rFonts w:asciiTheme="minorHAnsi" w:hAnsiTheme="minorHAnsi" w:cstheme="minorHAnsi"/>
        </w:rPr>
        <w:t xml:space="preserve">Worked with </w:t>
      </w:r>
      <w:r w:rsidRPr="002A5285">
        <w:rPr>
          <w:rFonts w:asciiTheme="minorHAnsi" w:hAnsiTheme="minorHAnsi" w:cstheme="minorHAnsi"/>
          <w:b/>
          <w:bCs/>
        </w:rPr>
        <w:t>Docker</w:t>
      </w:r>
      <w:r w:rsidRPr="002A5285">
        <w:rPr>
          <w:rFonts w:asciiTheme="minorHAnsi" w:hAnsiTheme="minorHAnsi" w:cstheme="minorHAnsi"/>
        </w:rPr>
        <w:t xml:space="preserve"> to containerize both frontend (Node-based </w:t>
      </w:r>
      <w:r w:rsidRPr="002A5285">
        <w:rPr>
          <w:rFonts w:asciiTheme="minorHAnsi" w:hAnsiTheme="minorHAnsi" w:cstheme="minorHAnsi"/>
          <w:b/>
          <w:bCs/>
        </w:rPr>
        <w:t>React</w:t>
      </w:r>
      <w:r w:rsidRPr="002A5285">
        <w:rPr>
          <w:rFonts w:asciiTheme="minorHAnsi" w:hAnsiTheme="minorHAnsi" w:cstheme="minorHAnsi"/>
        </w:rPr>
        <w:t xml:space="preserve"> </w:t>
      </w:r>
      <w:r w:rsidRPr="002A5285">
        <w:rPr>
          <w:rFonts w:asciiTheme="minorHAnsi" w:hAnsiTheme="minorHAnsi" w:cstheme="minorHAnsi"/>
          <w:b/>
          <w:bCs/>
        </w:rPr>
        <w:t>app</w:t>
      </w:r>
      <w:r w:rsidRPr="002A5285">
        <w:rPr>
          <w:rFonts w:asciiTheme="minorHAnsi" w:hAnsiTheme="minorHAnsi" w:cstheme="minorHAnsi"/>
        </w:rPr>
        <w:t>) and backend services, enabling consistent deployment across environments.</w:t>
      </w:r>
    </w:p>
    <w:p w14:paraId="2F40F307" w14:textId="07AD6A4C" w:rsidR="0082702B" w:rsidRPr="0082702B" w:rsidRDefault="0082702B" w:rsidP="0082702B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="160" w:line="278" w:lineRule="auto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</w:rPr>
        <w:t xml:space="preserve">Developed and deployed </w:t>
      </w:r>
      <w:r w:rsidRPr="00EE13D3">
        <w:rPr>
          <w:rFonts w:asciiTheme="minorHAnsi" w:hAnsiTheme="minorHAnsi" w:cstheme="minorHAnsi"/>
          <w:b/>
          <w:bCs/>
        </w:rPr>
        <w:t>RESTful</w:t>
      </w:r>
      <w:r>
        <w:rPr>
          <w:rFonts w:asciiTheme="minorHAnsi" w:hAnsiTheme="minorHAnsi" w:cstheme="minorHAnsi"/>
        </w:rPr>
        <w:t xml:space="preserve"> </w:t>
      </w:r>
      <w:r w:rsidRPr="00EE13D3">
        <w:rPr>
          <w:rFonts w:asciiTheme="minorHAnsi" w:hAnsiTheme="minorHAnsi" w:cstheme="minorHAnsi"/>
          <w:b/>
          <w:bCs/>
        </w:rPr>
        <w:t>services</w:t>
      </w:r>
      <w:r>
        <w:rPr>
          <w:rFonts w:asciiTheme="minorHAnsi" w:hAnsiTheme="minorHAnsi" w:cstheme="minorHAnsi"/>
        </w:rPr>
        <w:t xml:space="preserve"> on </w:t>
      </w:r>
      <w:r w:rsidRPr="00EE13D3">
        <w:rPr>
          <w:rFonts w:asciiTheme="minorHAnsi" w:hAnsiTheme="minorHAnsi" w:cstheme="minorHAnsi"/>
          <w:b/>
          <w:bCs/>
        </w:rPr>
        <w:t>WildFly</w:t>
      </w:r>
      <w:r>
        <w:rPr>
          <w:rFonts w:asciiTheme="minorHAnsi" w:hAnsiTheme="minorHAnsi" w:cstheme="minorHAnsi"/>
          <w:b/>
          <w:bCs/>
        </w:rPr>
        <w:t xml:space="preserve"> </w:t>
      </w:r>
      <w:r w:rsidRPr="00A403EE"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</w:rPr>
        <w:t xml:space="preserve">Integrated with </w:t>
      </w:r>
      <w:r w:rsidRPr="00D55B89">
        <w:rPr>
          <w:rFonts w:asciiTheme="minorHAnsi" w:hAnsiTheme="minorHAnsi" w:cstheme="minorHAnsi"/>
          <w:b/>
          <w:bCs/>
        </w:rPr>
        <w:t>Gradle</w:t>
      </w:r>
      <w:r>
        <w:rPr>
          <w:rFonts w:asciiTheme="minorHAnsi" w:hAnsiTheme="minorHAnsi" w:cstheme="minorHAnsi"/>
          <w:b/>
          <w:bCs/>
        </w:rPr>
        <w:t xml:space="preserve"> </w:t>
      </w:r>
      <w:r w:rsidRPr="00D55B89">
        <w:rPr>
          <w:rFonts w:asciiTheme="minorHAnsi" w:hAnsiTheme="minorHAnsi" w:cstheme="minorHAnsi"/>
        </w:rPr>
        <w:t>for</w:t>
      </w:r>
      <w:r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</w:rPr>
        <w:t xml:space="preserve">automated deployments during </w:t>
      </w:r>
      <w:r w:rsidRPr="003D2C65">
        <w:rPr>
          <w:rFonts w:asciiTheme="minorHAnsi" w:hAnsiTheme="minorHAnsi" w:cstheme="minorHAnsi"/>
          <w:b/>
          <w:bCs/>
        </w:rPr>
        <w:t>CI/CD</w:t>
      </w:r>
      <w:r>
        <w:rPr>
          <w:rFonts w:asciiTheme="minorHAnsi" w:hAnsiTheme="minorHAnsi" w:cstheme="minorHAnsi"/>
        </w:rPr>
        <w:t>.</w:t>
      </w:r>
    </w:p>
    <w:p w14:paraId="732CDA52" w14:textId="77777777" w:rsidR="004E6244" w:rsidRDefault="00840D47" w:rsidP="004E6244">
      <w:pPr>
        <w:pStyle w:val="ListParagraph"/>
        <w:numPr>
          <w:ilvl w:val="0"/>
          <w:numId w:val="2"/>
        </w:numPr>
        <w:suppressAutoHyphens/>
        <w:spacing w:after="160" w:line="259" w:lineRule="auto"/>
        <w:jc w:val="both"/>
        <w:rPr>
          <w:rFonts w:asciiTheme="minorHAnsi" w:hAnsiTheme="minorHAnsi" w:cstheme="minorHAnsi"/>
        </w:rPr>
      </w:pPr>
      <w:r w:rsidRPr="00C775F5">
        <w:rPr>
          <w:rFonts w:asciiTheme="minorHAnsi" w:hAnsiTheme="minorHAnsi" w:cstheme="minorHAnsi"/>
        </w:rPr>
        <w:t xml:space="preserve">Leveraged </w:t>
      </w:r>
      <w:r w:rsidRPr="00C775F5">
        <w:rPr>
          <w:rFonts w:asciiTheme="minorHAnsi" w:hAnsiTheme="minorHAnsi" w:cstheme="minorHAnsi"/>
          <w:b/>
          <w:bCs/>
        </w:rPr>
        <w:t>Log4J 2</w:t>
      </w:r>
      <w:r w:rsidRPr="00C775F5">
        <w:rPr>
          <w:rFonts w:asciiTheme="minorHAnsi" w:hAnsiTheme="minorHAnsi" w:cstheme="minorHAnsi"/>
        </w:rPr>
        <w:t xml:space="preserve"> for real-time monitoring of error logs. Effectively utilized </w:t>
      </w:r>
      <w:r w:rsidRPr="00C775F5">
        <w:rPr>
          <w:rFonts w:asciiTheme="minorHAnsi" w:hAnsiTheme="minorHAnsi" w:cstheme="minorHAnsi"/>
          <w:b/>
          <w:bCs/>
        </w:rPr>
        <w:t>JIRA</w:t>
      </w:r>
      <w:r w:rsidRPr="00C775F5">
        <w:rPr>
          <w:rFonts w:asciiTheme="minorHAnsi" w:hAnsiTheme="minorHAnsi" w:cstheme="minorHAnsi"/>
        </w:rPr>
        <w:t xml:space="preserve"> for comprehensive issue and bug tracking, as well as monitoring work assignments. Employed </w:t>
      </w:r>
      <w:r w:rsidRPr="00C775F5">
        <w:rPr>
          <w:rFonts w:asciiTheme="minorHAnsi" w:hAnsiTheme="minorHAnsi" w:cstheme="minorHAnsi"/>
          <w:b/>
          <w:bCs/>
        </w:rPr>
        <w:t>Git</w:t>
      </w:r>
      <w:r w:rsidRPr="00C775F5">
        <w:rPr>
          <w:rFonts w:asciiTheme="minorHAnsi" w:hAnsiTheme="minorHAnsi" w:cstheme="minorHAnsi"/>
        </w:rPr>
        <w:t xml:space="preserve"> as the primary version control tool.</w:t>
      </w:r>
    </w:p>
    <w:p w14:paraId="26F8FCDD" w14:textId="5FE0038A" w:rsidR="00FC3451" w:rsidRDefault="00FC3451" w:rsidP="004E6244">
      <w:pPr>
        <w:pStyle w:val="ListParagraph"/>
        <w:numPr>
          <w:ilvl w:val="0"/>
          <w:numId w:val="2"/>
        </w:numPr>
        <w:suppressAutoHyphens/>
        <w:spacing w:after="160" w:line="259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Implemented </w:t>
      </w:r>
      <w:r w:rsidRPr="005C7694">
        <w:rPr>
          <w:rFonts w:asciiTheme="minorHAnsi" w:hAnsiTheme="minorHAnsi" w:cstheme="minorHAnsi"/>
          <w:b/>
          <w:bCs/>
        </w:rPr>
        <w:t>Reactive</w:t>
      </w:r>
      <w:r w:rsidR="00300BFE">
        <w:rPr>
          <w:rFonts w:asciiTheme="minorHAnsi" w:hAnsiTheme="minorHAnsi" w:cstheme="minorHAnsi"/>
        </w:rPr>
        <w:t xml:space="preserve"> </w:t>
      </w:r>
      <w:r w:rsidR="00300BFE" w:rsidRPr="005C7694">
        <w:rPr>
          <w:rFonts w:asciiTheme="minorHAnsi" w:hAnsiTheme="minorHAnsi" w:cstheme="minorHAnsi"/>
          <w:b/>
          <w:bCs/>
        </w:rPr>
        <w:t>data</w:t>
      </w:r>
      <w:r w:rsidR="00300BFE">
        <w:rPr>
          <w:rFonts w:asciiTheme="minorHAnsi" w:hAnsiTheme="minorHAnsi" w:cstheme="minorHAnsi"/>
        </w:rPr>
        <w:t xml:space="preserve"> </w:t>
      </w:r>
      <w:r w:rsidR="00300BFE" w:rsidRPr="005C7694">
        <w:rPr>
          <w:rFonts w:asciiTheme="minorHAnsi" w:hAnsiTheme="minorHAnsi" w:cstheme="minorHAnsi"/>
          <w:b/>
          <w:bCs/>
        </w:rPr>
        <w:t>access</w:t>
      </w:r>
      <w:r w:rsidR="00300BFE">
        <w:rPr>
          <w:rFonts w:asciiTheme="minorHAnsi" w:hAnsiTheme="minorHAnsi" w:cstheme="minorHAnsi"/>
        </w:rPr>
        <w:t xml:space="preserve"> using </w:t>
      </w:r>
      <w:r w:rsidR="00300BFE" w:rsidRPr="005C7694">
        <w:rPr>
          <w:rFonts w:asciiTheme="minorHAnsi" w:hAnsiTheme="minorHAnsi" w:cstheme="minorHAnsi"/>
          <w:b/>
          <w:bCs/>
        </w:rPr>
        <w:t>R2DBC</w:t>
      </w:r>
      <w:r w:rsidR="00300BFE">
        <w:rPr>
          <w:rFonts w:asciiTheme="minorHAnsi" w:hAnsiTheme="minorHAnsi" w:cstheme="minorHAnsi"/>
        </w:rPr>
        <w:t xml:space="preserve"> and </w:t>
      </w:r>
      <w:r w:rsidR="00300BFE" w:rsidRPr="005C7694">
        <w:rPr>
          <w:rFonts w:asciiTheme="minorHAnsi" w:hAnsiTheme="minorHAnsi" w:cstheme="minorHAnsi"/>
          <w:b/>
          <w:bCs/>
        </w:rPr>
        <w:t>Mango</w:t>
      </w:r>
      <w:r w:rsidR="005C7694" w:rsidRPr="005C7694">
        <w:rPr>
          <w:rFonts w:asciiTheme="minorHAnsi" w:hAnsiTheme="minorHAnsi" w:cstheme="minorHAnsi"/>
          <w:b/>
          <w:bCs/>
        </w:rPr>
        <w:t>DB</w:t>
      </w:r>
      <w:r w:rsidR="005C7694">
        <w:rPr>
          <w:rFonts w:asciiTheme="minorHAnsi" w:hAnsiTheme="minorHAnsi" w:cstheme="minorHAnsi"/>
        </w:rPr>
        <w:t xml:space="preserve"> Reactive repositories</w:t>
      </w:r>
      <w:r w:rsidR="00034C92">
        <w:rPr>
          <w:rFonts w:asciiTheme="minorHAnsi" w:hAnsiTheme="minorHAnsi" w:cstheme="minorHAnsi"/>
        </w:rPr>
        <w:t>, enabling fully non-blocking pe</w:t>
      </w:r>
      <w:r w:rsidR="000D742D">
        <w:rPr>
          <w:rFonts w:asciiTheme="minorHAnsi" w:hAnsiTheme="minorHAnsi" w:cstheme="minorHAnsi"/>
        </w:rPr>
        <w:t xml:space="preserve">rsistence </w:t>
      </w:r>
      <w:r w:rsidR="00A81A5B">
        <w:rPr>
          <w:rFonts w:asciiTheme="minorHAnsi" w:hAnsiTheme="minorHAnsi" w:cstheme="minorHAnsi"/>
        </w:rPr>
        <w:t xml:space="preserve">layers. </w:t>
      </w:r>
    </w:p>
    <w:p w14:paraId="72235DC9" w14:textId="1B870A06" w:rsidR="004E6244" w:rsidRDefault="00840D47" w:rsidP="004E6244">
      <w:pPr>
        <w:pStyle w:val="ListParagraph"/>
        <w:numPr>
          <w:ilvl w:val="0"/>
          <w:numId w:val="2"/>
        </w:numPr>
        <w:suppressAutoHyphens/>
        <w:spacing w:after="160" w:line="259" w:lineRule="auto"/>
        <w:jc w:val="both"/>
        <w:rPr>
          <w:rFonts w:asciiTheme="minorHAnsi" w:hAnsiTheme="minorHAnsi" w:cstheme="minorHAnsi"/>
        </w:rPr>
      </w:pPr>
      <w:r w:rsidRPr="004E6244">
        <w:rPr>
          <w:rFonts w:asciiTheme="minorHAnsi" w:hAnsiTheme="minorHAnsi" w:cstheme="minorHAnsi"/>
        </w:rPr>
        <w:t xml:space="preserve">Implemented and maintained </w:t>
      </w:r>
      <w:r w:rsidRPr="004E6244">
        <w:rPr>
          <w:rFonts w:asciiTheme="minorHAnsi" w:hAnsiTheme="minorHAnsi" w:cstheme="minorHAnsi"/>
          <w:b/>
          <w:bCs/>
        </w:rPr>
        <w:t>MongoDB</w:t>
      </w:r>
      <w:r w:rsidRPr="004E6244">
        <w:rPr>
          <w:rFonts w:asciiTheme="minorHAnsi" w:hAnsiTheme="minorHAnsi" w:cstheme="minorHAnsi"/>
        </w:rPr>
        <w:t xml:space="preserve"> clusters, including configuration, monitoring, and performance tuning, to ensure high availability, fault tolerance, and optimal database performance. </w:t>
      </w:r>
    </w:p>
    <w:p w14:paraId="732CDA57" w14:textId="77777777" w:rsidR="004E6244" w:rsidRPr="004E6244" w:rsidRDefault="004E6244" w:rsidP="004E6244">
      <w:pPr>
        <w:pStyle w:val="ListParagraph"/>
        <w:suppressAutoHyphens/>
        <w:spacing w:after="160" w:line="259" w:lineRule="auto"/>
        <w:ind w:left="360"/>
        <w:jc w:val="both"/>
        <w:rPr>
          <w:rFonts w:asciiTheme="minorHAnsi" w:hAnsiTheme="minorHAnsi" w:cstheme="minorHAnsi"/>
        </w:rPr>
      </w:pPr>
    </w:p>
    <w:p w14:paraId="732CDA58" w14:textId="2A8C0004" w:rsidR="002C5B2E" w:rsidRDefault="00840D47" w:rsidP="00DB1252">
      <w:pPr>
        <w:pStyle w:val="ListParagraph"/>
        <w:ind w:left="0"/>
        <w:jc w:val="both"/>
        <w:rPr>
          <w:rFonts w:asciiTheme="minorHAnsi" w:hAnsiTheme="minorHAnsi" w:cstheme="minorHAnsi"/>
        </w:rPr>
      </w:pPr>
      <w:r w:rsidRPr="00C775F5">
        <w:rPr>
          <w:rFonts w:asciiTheme="minorHAnsi" w:hAnsiTheme="minorHAnsi" w:cstheme="minorHAnsi"/>
          <w:b/>
          <w:bCs/>
        </w:rPr>
        <w:t xml:space="preserve">Environment: </w:t>
      </w:r>
      <w:r w:rsidRPr="00C775F5">
        <w:rPr>
          <w:rFonts w:asciiTheme="minorHAnsi" w:hAnsiTheme="minorHAnsi" w:cstheme="minorHAnsi"/>
        </w:rPr>
        <w:t xml:space="preserve">Agile SDLC, HTML5, CSS3, </w:t>
      </w:r>
      <w:r w:rsidRPr="00C775F5">
        <w:rPr>
          <w:rFonts w:asciiTheme="minorHAnsi" w:hAnsiTheme="minorHAnsi" w:cstheme="minorHAnsi"/>
          <w:bCs/>
        </w:rPr>
        <w:t>Java</w:t>
      </w:r>
      <w:r w:rsidRPr="00C775F5">
        <w:rPr>
          <w:rFonts w:asciiTheme="minorHAnsi" w:hAnsiTheme="minorHAnsi" w:cstheme="minorHAnsi"/>
        </w:rPr>
        <w:t xml:space="preserve"> 17, JavaScript, Angular14,</w:t>
      </w:r>
      <w:r w:rsidR="00EB3651">
        <w:rPr>
          <w:rFonts w:asciiTheme="minorHAnsi" w:hAnsiTheme="minorHAnsi" w:cstheme="minorHAnsi"/>
        </w:rPr>
        <w:t xml:space="preserve"> React.Js,</w:t>
      </w:r>
      <w:r w:rsidRPr="00C775F5">
        <w:rPr>
          <w:rFonts w:asciiTheme="minorHAnsi" w:hAnsiTheme="minorHAnsi" w:cstheme="minorHAnsi"/>
        </w:rPr>
        <w:t xml:space="preserve"> RESTful APIs, Spring REST, Spring Boot, Hibernate, AWS, Docker, Kubernetes, Log4J 2, JIRA, Git</w:t>
      </w:r>
      <w:ins w:id="0" w:author="Microsoft Word" w:date="2025-04-09T14:26:00Z" w16du:dateUtc="2025-04-09T18:26:00Z">
        <w:r w:rsidR="00F85AA7">
          <w:rPr>
            <w:rFonts w:asciiTheme="minorHAnsi" w:hAnsiTheme="minorHAnsi" w:cstheme="minorHAnsi"/>
          </w:rPr>
          <w:t>,</w:t>
        </w:r>
      </w:ins>
      <w:r w:rsidRPr="00C775F5">
        <w:rPr>
          <w:rFonts w:asciiTheme="minorHAnsi" w:hAnsiTheme="minorHAnsi" w:cstheme="minorHAnsi"/>
        </w:rPr>
        <w:t xml:space="preserve"> Maven, MongoDB</w:t>
      </w:r>
      <w:r w:rsidR="00F85AA7">
        <w:rPr>
          <w:rFonts w:asciiTheme="minorHAnsi" w:hAnsiTheme="minorHAnsi" w:cstheme="minorHAnsi"/>
        </w:rPr>
        <w:t>, Oracle</w:t>
      </w:r>
      <w:r w:rsidR="0075777A">
        <w:rPr>
          <w:rFonts w:asciiTheme="minorHAnsi" w:hAnsiTheme="minorHAnsi" w:cstheme="minorHAnsi"/>
        </w:rPr>
        <w:t xml:space="preserve"> </w:t>
      </w:r>
      <w:r w:rsidR="00F85AA7">
        <w:rPr>
          <w:rFonts w:asciiTheme="minorHAnsi" w:hAnsiTheme="minorHAnsi" w:cstheme="minorHAnsi"/>
        </w:rPr>
        <w:t>, Tomcat, WildFly</w:t>
      </w:r>
      <w:r w:rsidRPr="00C775F5">
        <w:rPr>
          <w:rFonts w:asciiTheme="minorHAnsi" w:hAnsiTheme="minorHAnsi" w:cstheme="minorHAnsi"/>
        </w:rPr>
        <w:t>.</w:t>
      </w:r>
    </w:p>
    <w:p w14:paraId="0EE05CBF" w14:textId="77777777" w:rsidR="007F0778" w:rsidRDefault="007F0778" w:rsidP="00DB1252">
      <w:pPr>
        <w:pStyle w:val="ListParagraph"/>
        <w:ind w:left="0"/>
        <w:jc w:val="both"/>
        <w:rPr>
          <w:rFonts w:asciiTheme="minorHAnsi" w:hAnsiTheme="minorHAnsi" w:cstheme="minorHAnsi"/>
        </w:rPr>
      </w:pPr>
    </w:p>
    <w:p w14:paraId="5A0764C4" w14:textId="77777777" w:rsidR="0093619C" w:rsidRDefault="0093619C" w:rsidP="00DB1252">
      <w:pPr>
        <w:pStyle w:val="ListParagraph"/>
        <w:ind w:left="0"/>
        <w:jc w:val="both"/>
        <w:rPr>
          <w:rFonts w:asciiTheme="minorHAnsi" w:hAnsiTheme="minorHAnsi" w:cstheme="minorHAnsi"/>
        </w:rPr>
      </w:pPr>
    </w:p>
    <w:p w14:paraId="6D3E5A65" w14:textId="184DFB70" w:rsidR="0093619C" w:rsidRPr="00C775F5" w:rsidRDefault="0093619C" w:rsidP="0093619C">
      <w:pPr>
        <w:pStyle w:val="NoSpacing"/>
        <w:spacing w:line="276" w:lineRule="auto"/>
        <w:rPr>
          <w:rFonts w:cstheme="minorHAnsi"/>
          <w:b/>
          <w:bCs/>
        </w:rPr>
      </w:pPr>
      <w:r w:rsidRPr="00C775F5">
        <w:rPr>
          <w:rFonts w:cstheme="minorHAnsi"/>
          <w:b/>
          <w:bCs/>
        </w:rPr>
        <w:t>Client:</w:t>
      </w:r>
      <w:r w:rsidRPr="00C775F5">
        <w:rPr>
          <w:rFonts w:cstheme="minorHAnsi"/>
          <w:b/>
          <w:bCs/>
        </w:rPr>
        <w:tab/>
      </w:r>
      <w:r w:rsidR="00262E12">
        <w:rPr>
          <w:rFonts w:cstheme="minorHAnsi"/>
          <w:b/>
          <w:bCs/>
        </w:rPr>
        <w:t>Express Scripts</w:t>
      </w:r>
      <w:r w:rsidRPr="00C775F5">
        <w:rPr>
          <w:rFonts w:cstheme="minorHAnsi"/>
          <w:b/>
          <w:bCs/>
        </w:rPr>
        <w:t>, New Jersey</w:t>
      </w:r>
      <w:r w:rsidRPr="00C775F5">
        <w:rPr>
          <w:rFonts w:cstheme="minorHAnsi"/>
          <w:b/>
          <w:bCs/>
        </w:rPr>
        <w:tab/>
      </w:r>
      <w:r w:rsidRPr="00C775F5">
        <w:rPr>
          <w:rFonts w:cstheme="minorHAnsi"/>
          <w:b/>
          <w:bCs/>
        </w:rPr>
        <w:tab/>
      </w:r>
      <w:r w:rsidRPr="00C775F5">
        <w:rPr>
          <w:rFonts w:cstheme="minorHAnsi"/>
          <w:b/>
          <w:bCs/>
        </w:rPr>
        <w:tab/>
      </w:r>
      <w:r w:rsidRPr="00C775F5">
        <w:rPr>
          <w:rFonts w:cstheme="minorHAnsi"/>
          <w:b/>
          <w:bCs/>
        </w:rPr>
        <w:tab/>
      </w:r>
      <w:r w:rsidRPr="00C775F5">
        <w:rPr>
          <w:rFonts w:cstheme="minorHAnsi"/>
          <w:b/>
          <w:bCs/>
        </w:rPr>
        <w:tab/>
      </w:r>
      <w:r w:rsidRPr="00C775F5">
        <w:rPr>
          <w:rFonts w:cstheme="minorHAnsi"/>
          <w:b/>
          <w:bCs/>
        </w:rPr>
        <w:tab/>
        <w:t xml:space="preserve">Feb 2019 </w:t>
      </w:r>
      <w:r w:rsidR="00262E12">
        <w:rPr>
          <w:rFonts w:cstheme="minorHAnsi"/>
          <w:b/>
          <w:bCs/>
        </w:rPr>
        <w:t>–</w:t>
      </w:r>
      <w:r w:rsidRPr="00C775F5">
        <w:rPr>
          <w:rFonts w:cstheme="minorHAnsi"/>
          <w:b/>
          <w:bCs/>
        </w:rPr>
        <w:t xml:space="preserve"> </w:t>
      </w:r>
      <w:r w:rsidR="00262E12">
        <w:rPr>
          <w:rFonts w:cstheme="minorHAnsi"/>
          <w:b/>
          <w:bCs/>
        </w:rPr>
        <w:t>Aug 2022</w:t>
      </w:r>
    </w:p>
    <w:p w14:paraId="0C1ED832" w14:textId="3FB4D9C4" w:rsidR="0093619C" w:rsidRPr="00C775F5" w:rsidRDefault="0093619C" w:rsidP="0093619C">
      <w:pPr>
        <w:pStyle w:val="NoSpacing"/>
        <w:spacing w:line="276" w:lineRule="auto"/>
        <w:rPr>
          <w:rFonts w:cstheme="minorHAnsi"/>
          <w:b/>
          <w:bCs/>
        </w:rPr>
      </w:pPr>
      <w:r w:rsidRPr="00C775F5">
        <w:rPr>
          <w:rFonts w:cstheme="minorHAnsi"/>
          <w:b/>
          <w:bCs/>
        </w:rPr>
        <w:t xml:space="preserve">Role: Java </w:t>
      </w:r>
      <w:r w:rsidR="002330F3" w:rsidRPr="00C775F5">
        <w:rPr>
          <w:rFonts w:cstheme="minorHAnsi"/>
          <w:b/>
          <w:bCs/>
        </w:rPr>
        <w:t>Full stack</w:t>
      </w:r>
      <w:r w:rsidRPr="00C775F5">
        <w:rPr>
          <w:rFonts w:cstheme="minorHAnsi"/>
          <w:b/>
          <w:bCs/>
        </w:rPr>
        <w:t xml:space="preserve"> Developer</w:t>
      </w:r>
    </w:p>
    <w:p w14:paraId="531507DF" w14:textId="77777777" w:rsidR="007F0778" w:rsidRDefault="0093619C" w:rsidP="007F0778">
      <w:pPr>
        <w:pStyle w:val="NoSpacing"/>
        <w:spacing w:line="276" w:lineRule="auto"/>
        <w:rPr>
          <w:rFonts w:cstheme="minorHAnsi"/>
          <w:b/>
          <w:bCs/>
        </w:rPr>
      </w:pPr>
      <w:r w:rsidRPr="00C775F5">
        <w:rPr>
          <w:rFonts w:cstheme="minorHAnsi"/>
          <w:b/>
          <w:bCs/>
        </w:rPr>
        <w:lastRenderedPageBreak/>
        <w:t>Responsibilities:</w:t>
      </w:r>
    </w:p>
    <w:p w14:paraId="5F4B56E7" w14:textId="64029B84" w:rsidR="0093619C" w:rsidRPr="007F0778" w:rsidRDefault="0093619C" w:rsidP="007F0778">
      <w:pPr>
        <w:pStyle w:val="NoSpacing"/>
        <w:numPr>
          <w:ilvl w:val="0"/>
          <w:numId w:val="9"/>
        </w:numPr>
        <w:spacing w:line="276" w:lineRule="auto"/>
        <w:rPr>
          <w:rFonts w:cstheme="minorHAnsi"/>
          <w:b/>
          <w:bCs/>
        </w:rPr>
      </w:pPr>
      <w:r w:rsidRPr="00876970">
        <w:rPr>
          <w:rFonts w:cstheme="minorHAnsi"/>
        </w:rPr>
        <w:t xml:space="preserve">Collaborated within an </w:t>
      </w:r>
      <w:r w:rsidRPr="00876970">
        <w:rPr>
          <w:rFonts w:cstheme="minorHAnsi"/>
          <w:b/>
          <w:bCs/>
        </w:rPr>
        <w:t>Agile</w:t>
      </w:r>
      <w:r w:rsidRPr="00876970">
        <w:rPr>
          <w:rFonts w:cstheme="minorHAnsi"/>
        </w:rPr>
        <w:t xml:space="preserve"> team, utilizing Scrum methodology to prioritize user stories, improve team productivity, and drive timely project delivery.</w:t>
      </w:r>
    </w:p>
    <w:p w14:paraId="6851C50A" w14:textId="77777777" w:rsidR="0093619C" w:rsidRPr="007F0778" w:rsidRDefault="0093619C" w:rsidP="007F0778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7F0778">
        <w:rPr>
          <w:rFonts w:asciiTheme="minorHAnsi" w:hAnsiTheme="minorHAnsi" w:cstheme="minorHAnsi"/>
        </w:rPr>
        <w:t>Engaged with end users to develop, clarify, and document functional specifications, UML diagrams, and system workflows, ensuring high-quality deliverables aligned with business goals.</w:t>
      </w:r>
    </w:p>
    <w:p w14:paraId="24010AC5" w14:textId="77777777" w:rsidR="0093619C" w:rsidRPr="00876970" w:rsidRDefault="0093619C" w:rsidP="007F0778">
      <w:pPr>
        <w:numPr>
          <w:ilvl w:val="0"/>
          <w:numId w:val="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876970">
        <w:rPr>
          <w:rFonts w:asciiTheme="minorHAnsi" w:hAnsiTheme="minorHAnsi" w:cstheme="minorHAnsi"/>
          <w:sz w:val="22"/>
          <w:szCs w:val="22"/>
        </w:rPr>
        <w:t>Applied design patterns and best practices in service-oriented architecture (</w:t>
      </w:r>
      <w:r w:rsidRPr="00876970">
        <w:rPr>
          <w:rFonts w:asciiTheme="minorHAnsi" w:hAnsiTheme="minorHAnsi" w:cstheme="minorHAnsi"/>
          <w:b/>
          <w:bCs/>
          <w:sz w:val="22"/>
          <w:szCs w:val="22"/>
        </w:rPr>
        <w:t>SOA</w:t>
      </w:r>
      <w:r w:rsidRPr="00876970">
        <w:rPr>
          <w:rFonts w:asciiTheme="minorHAnsi" w:hAnsiTheme="minorHAnsi" w:cstheme="minorHAnsi"/>
          <w:sz w:val="22"/>
          <w:szCs w:val="22"/>
        </w:rPr>
        <w:t>), leveraging Object-Oriented Design (</w:t>
      </w:r>
      <w:r w:rsidRPr="00876970">
        <w:rPr>
          <w:rFonts w:asciiTheme="minorHAnsi" w:hAnsiTheme="minorHAnsi" w:cstheme="minorHAnsi"/>
          <w:b/>
          <w:bCs/>
          <w:sz w:val="22"/>
          <w:szCs w:val="22"/>
        </w:rPr>
        <w:t>Java/J2EE</w:t>
      </w:r>
      <w:r w:rsidRPr="00876970">
        <w:rPr>
          <w:rFonts w:asciiTheme="minorHAnsi" w:hAnsiTheme="minorHAnsi" w:cstheme="minorHAnsi"/>
          <w:sz w:val="22"/>
          <w:szCs w:val="22"/>
        </w:rPr>
        <w:t>) principles to build scalable and maintainable software solutions.</w:t>
      </w:r>
    </w:p>
    <w:p w14:paraId="5706DDE3" w14:textId="77777777" w:rsidR="0093619C" w:rsidRDefault="0093619C" w:rsidP="007F0778">
      <w:pPr>
        <w:numPr>
          <w:ilvl w:val="0"/>
          <w:numId w:val="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876970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876970">
        <w:rPr>
          <w:rFonts w:asciiTheme="minorHAnsi" w:hAnsiTheme="minorHAnsi" w:cstheme="minorHAnsi"/>
          <w:b/>
          <w:bCs/>
          <w:sz w:val="22"/>
          <w:szCs w:val="22"/>
        </w:rPr>
        <w:t>RESTful</w:t>
      </w:r>
      <w:r w:rsidRPr="00876970">
        <w:rPr>
          <w:rFonts w:asciiTheme="minorHAnsi" w:hAnsiTheme="minorHAnsi" w:cstheme="minorHAnsi"/>
          <w:sz w:val="22"/>
          <w:szCs w:val="22"/>
        </w:rPr>
        <w:t xml:space="preserve"> and </w:t>
      </w:r>
      <w:r w:rsidRPr="00876970">
        <w:rPr>
          <w:rFonts w:asciiTheme="minorHAnsi" w:hAnsiTheme="minorHAnsi" w:cstheme="minorHAnsi"/>
          <w:b/>
          <w:bCs/>
          <w:sz w:val="22"/>
          <w:szCs w:val="22"/>
        </w:rPr>
        <w:t>SOAP</w:t>
      </w:r>
      <w:r w:rsidRPr="00876970">
        <w:rPr>
          <w:rFonts w:asciiTheme="minorHAnsi" w:hAnsiTheme="minorHAnsi" w:cstheme="minorHAnsi"/>
          <w:sz w:val="22"/>
          <w:szCs w:val="22"/>
        </w:rPr>
        <w:t xml:space="preserve"> </w:t>
      </w:r>
      <w:r w:rsidRPr="00876970">
        <w:rPr>
          <w:rFonts w:asciiTheme="minorHAnsi" w:hAnsiTheme="minorHAnsi" w:cstheme="minorHAnsi"/>
          <w:b/>
          <w:bCs/>
          <w:sz w:val="22"/>
          <w:szCs w:val="22"/>
        </w:rPr>
        <w:t>web</w:t>
      </w:r>
      <w:r w:rsidRPr="00876970">
        <w:rPr>
          <w:rFonts w:asciiTheme="minorHAnsi" w:hAnsiTheme="minorHAnsi" w:cstheme="minorHAnsi"/>
          <w:sz w:val="22"/>
          <w:szCs w:val="22"/>
        </w:rPr>
        <w:t xml:space="preserve"> </w:t>
      </w:r>
      <w:r w:rsidRPr="00876970">
        <w:rPr>
          <w:rFonts w:asciiTheme="minorHAnsi" w:hAnsiTheme="minorHAnsi" w:cstheme="minorHAnsi"/>
          <w:b/>
          <w:bCs/>
          <w:sz w:val="22"/>
          <w:szCs w:val="22"/>
        </w:rPr>
        <w:t>services</w:t>
      </w:r>
      <w:r w:rsidRPr="00876970">
        <w:rPr>
          <w:rFonts w:asciiTheme="minorHAnsi" w:hAnsiTheme="minorHAnsi" w:cstheme="minorHAnsi"/>
          <w:sz w:val="22"/>
          <w:szCs w:val="22"/>
        </w:rPr>
        <w:t xml:space="preserve"> to enable seamless communication between internal applications and business products. Produced thorough </w:t>
      </w:r>
      <w:r w:rsidRPr="00876970">
        <w:rPr>
          <w:rFonts w:asciiTheme="minorHAnsi" w:hAnsiTheme="minorHAnsi" w:cstheme="minorHAnsi"/>
          <w:b/>
          <w:bCs/>
          <w:sz w:val="22"/>
          <w:szCs w:val="22"/>
        </w:rPr>
        <w:t>JUnit</w:t>
      </w:r>
      <w:r w:rsidRPr="00876970">
        <w:rPr>
          <w:rFonts w:asciiTheme="minorHAnsi" w:hAnsiTheme="minorHAnsi" w:cstheme="minorHAnsi"/>
          <w:sz w:val="22"/>
          <w:szCs w:val="22"/>
        </w:rPr>
        <w:t xml:space="preserve"> and integration tests for code quality assurance.</w:t>
      </w:r>
    </w:p>
    <w:p w14:paraId="1AD3BE89" w14:textId="386A5686" w:rsidR="0093619C" w:rsidRPr="00876970" w:rsidRDefault="0093619C" w:rsidP="007F0778">
      <w:pPr>
        <w:numPr>
          <w:ilvl w:val="0"/>
          <w:numId w:val="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3619C">
        <w:rPr>
          <w:rFonts w:asciiTheme="minorHAnsi" w:hAnsiTheme="minorHAnsi" w:cstheme="minorHAnsi"/>
          <w:sz w:val="22"/>
          <w:szCs w:val="22"/>
        </w:rPr>
        <w:t xml:space="preserve">Designed and developed </w:t>
      </w:r>
      <w:r w:rsidRPr="0093619C">
        <w:rPr>
          <w:rFonts w:asciiTheme="minorHAnsi" w:hAnsiTheme="minorHAnsi" w:cstheme="minorHAnsi"/>
          <w:b/>
          <w:bCs/>
          <w:sz w:val="22"/>
          <w:szCs w:val="22"/>
        </w:rPr>
        <w:t>Spring Boot microservices</w:t>
      </w:r>
      <w:r w:rsidRPr="0093619C">
        <w:rPr>
          <w:rFonts w:asciiTheme="minorHAnsi" w:hAnsiTheme="minorHAnsi" w:cstheme="minorHAnsi"/>
          <w:sz w:val="22"/>
          <w:szCs w:val="22"/>
        </w:rPr>
        <w:t xml:space="preserve"> to support scalable and maintainable backend systems, ensuring seamless communication and integration with </w:t>
      </w:r>
      <w:r w:rsidRPr="0093619C">
        <w:rPr>
          <w:rFonts w:asciiTheme="minorHAnsi" w:hAnsiTheme="minorHAnsi" w:cstheme="minorHAnsi"/>
          <w:b/>
          <w:bCs/>
          <w:sz w:val="22"/>
          <w:szCs w:val="22"/>
        </w:rPr>
        <w:t>Angular</w:t>
      </w:r>
      <w:r w:rsidRPr="0093619C">
        <w:rPr>
          <w:rFonts w:asciiTheme="minorHAnsi" w:hAnsiTheme="minorHAnsi" w:cstheme="minorHAnsi"/>
          <w:sz w:val="22"/>
          <w:szCs w:val="22"/>
        </w:rPr>
        <w:t xml:space="preserve"> and </w:t>
      </w:r>
      <w:r w:rsidRPr="0093619C">
        <w:rPr>
          <w:rFonts w:asciiTheme="minorHAnsi" w:hAnsiTheme="minorHAnsi" w:cstheme="minorHAnsi"/>
          <w:b/>
          <w:bCs/>
          <w:sz w:val="22"/>
          <w:szCs w:val="22"/>
        </w:rPr>
        <w:t>React.js</w:t>
      </w:r>
      <w:r w:rsidRPr="0093619C">
        <w:rPr>
          <w:rFonts w:asciiTheme="minorHAnsi" w:hAnsiTheme="minorHAnsi" w:cstheme="minorHAnsi"/>
          <w:sz w:val="22"/>
          <w:szCs w:val="22"/>
        </w:rPr>
        <w:t xml:space="preserve"> front-end applications.</w:t>
      </w:r>
    </w:p>
    <w:p w14:paraId="3D7B41C1" w14:textId="77777777" w:rsidR="0093619C" w:rsidRDefault="0093619C" w:rsidP="007F0778">
      <w:pPr>
        <w:numPr>
          <w:ilvl w:val="0"/>
          <w:numId w:val="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876970">
        <w:rPr>
          <w:rFonts w:asciiTheme="minorHAnsi" w:hAnsiTheme="minorHAnsi" w:cstheme="minorHAnsi"/>
          <w:sz w:val="22"/>
          <w:szCs w:val="22"/>
        </w:rPr>
        <w:t xml:space="preserve">Designed and implemented </w:t>
      </w:r>
      <w:r w:rsidRPr="00876970">
        <w:rPr>
          <w:rFonts w:asciiTheme="minorHAnsi" w:hAnsiTheme="minorHAnsi" w:cstheme="minorHAnsi"/>
          <w:b/>
          <w:bCs/>
          <w:sz w:val="22"/>
          <w:szCs w:val="22"/>
        </w:rPr>
        <w:t>microservices</w:t>
      </w:r>
      <w:r w:rsidRPr="00876970">
        <w:rPr>
          <w:rFonts w:asciiTheme="minorHAnsi" w:hAnsiTheme="minorHAnsi" w:cstheme="minorHAnsi"/>
          <w:sz w:val="22"/>
          <w:szCs w:val="22"/>
        </w:rPr>
        <w:t xml:space="preserve">, integrating them with </w:t>
      </w:r>
      <w:r w:rsidRPr="00876970">
        <w:rPr>
          <w:rFonts w:asciiTheme="minorHAnsi" w:hAnsiTheme="minorHAnsi" w:cstheme="minorHAnsi"/>
          <w:b/>
          <w:bCs/>
          <w:sz w:val="22"/>
          <w:szCs w:val="22"/>
        </w:rPr>
        <w:t>React.js</w:t>
      </w:r>
      <w:r w:rsidRPr="00876970">
        <w:rPr>
          <w:rFonts w:asciiTheme="minorHAnsi" w:hAnsiTheme="minorHAnsi" w:cstheme="minorHAnsi"/>
          <w:sz w:val="22"/>
          <w:szCs w:val="22"/>
        </w:rPr>
        <w:t xml:space="preserve"> applications, enhancing modularity, scalability, and deployment efficiency.</w:t>
      </w:r>
    </w:p>
    <w:p w14:paraId="644D7965" w14:textId="77777777" w:rsidR="0093619C" w:rsidRPr="0093619C" w:rsidRDefault="0093619C" w:rsidP="007F0778">
      <w:pPr>
        <w:pStyle w:val="ListParagraph"/>
        <w:numPr>
          <w:ilvl w:val="0"/>
          <w:numId w:val="7"/>
        </w:numPr>
        <w:suppressAutoHyphens/>
        <w:spacing w:after="160" w:line="259" w:lineRule="auto"/>
        <w:jc w:val="both"/>
        <w:rPr>
          <w:rFonts w:asciiTheme="minorHAnsi" w:hAnsiTheme="minorHAnsi" w:cstheme="minorHAnsi"/>
          <w:b/>
          <w:bCs/>
        </w:rPr>
      </w:pPr>
      <w:r w:rsidRPr="00C775F5">
        <w:rPr>
          <w:rFonts w:asciiTheme="minorHAnsi" w:hAnsiTheme="minorHAnsi" w:cstheme="minorHAnsi"/>
        </w:rPr>
        <w:t xml:space="preserve">Rendered services such as </w:t>
      </w:r>
      <w:r w:rsidRPr="00C775F5">
        <w:rPr>
          <w:rFonts w:asciiTheme="minorHAnsi" w:hAnsiTheme="minorHAnsi" w:cstheme="minorHAnsi"/>
          <w:b/>
          <w:bCs/>
        </w:rPr>
        <w:t>Spring Rest</w:t>
      </w:r>
      <w:r w:rsidRPr="00C775F5">
        <w:rPr>
          <w:rFonts w:asciiTheme="minorHAnsi" w:hAnsiTheme="minorHAnsi" w:cstheme="minorHAnsi"/>
        </w:rPr>
        <w:t xml:space="preserve"> for crafting restful </w:t>
      </w:r>
      <w:r w:rsidRPr="00C775F5">
        <w:rPr>
          <w:rFonts w:asciiTheme="minorHAnsi" w:hAnsiTheme="minorHAnsi" w:cstheme="minorHAnsi"/>
          <w:b/>
          <w:bCs/>
        </w:rPr>
        <w:t>Microservices</w:t>
      </w:r>
      <w:r w:rsidRPr="00C775F5">
        <w:rPr>
          <w:rFonts w:asciiTheme="minorHAnsi" w:hAnsiTheme="minorHAnsi" w:cstheme="minorHAnsi"/>
        </w:rPr>
        <w:t xml:space="preserve">, significantly enhancing overall application functionality. Integrated </w:t>
      </w:r>
      <w:r w:rsidRPr="00C775F5">
        <w:rPr>
          <w:rFonts w:asciiTheme="minorHAnsi" w:hAnsiTheme="minorHAnsi" w:cstheme="minorHAnsi"/>
          <w:b/>
          <w:bCs/>
        </w:rPr>
        <w:t>SpringBoot</w:t>
      </w:r>
      <w:r w:rsidRPr="00C775F5">
        <w:rPr>
          <w:rFonts w:asciiTheme="minorHAnsi" w:hAnsiTheme="minorHAnsi" w:cstheme="minorHAnsi"/>
        </w:rPr>
        <w:t xml:space="preserve"> for rapid application development, creating </w:t>
      </w:r>
      <w:r w:rsidRPr="00076B22">
        <w:rPr>
          <w:rFonts w:asciiTheme="minorHAnsi" w:hAnsiTheme="minorHAnsi" w:cstheme="minorHAnsi"/>
          <w:b/>
          <w:bCs/>
        </w:rPr>
        <w:t>RESTful</w:t>
      </w:r>
      <w:r w:rsidRPr="00C775F5">
        <w:rPr>
          <w:rFonts w:asciiTheme="minorHAnsi" w:hAnsiTheme="minorHAnsi" w:cstheme="minorHAnsi"/>
        </w:rPr>
        <w:t xml:space="preserve"> </w:t>
      </w:r>
      <w:r w:rsidRPr="00076B22">
        <w:rPr>
          <w:rFonts w:asciiTheme="minorHAnsi" w:hAnsiTheme="minorHAnsi" w:cstheme="minorHAnsi"/>
          <w:b/>
          <w:bCs/>
        </w:rPr>
        <w:t>APIs</w:t>
      </w:r>
      <w:r w:rsidRPr="00C775F5">
        <w:rPr>
          <w:rFonts w:asciiTheme="minorHAnsi" w:hAnsiTheme="minorHAnsi" w:cstheme="minorHAnsi"/>
        </w:rPr>
        <w:t xml:space="preserve"> and </w:t>
      </w:r>
      <w:r w:rsidRPr="00C775F5">
        <w:rPr>
          <w:rFonts w:asciiTheme="minorHAnsi" w:hAnsiTheme="minorHAnsi" w:cstheme="minorHAnsi"/>
          <w:b/>
        </w:rPr>
        <w:t>Microservices</w:t>
      </w:r>
      <w:r w:rsidRPr="00C775F5">
        <w:rPr>
          <w:rFonts w:asciiTheme="minorHAnsi" w:hAnsiTheme="minorHAnsi" w:cstheme="minorHAnsi"/>
        </w:rPr>
        <w:t xml:space="preserve">, and leveraging </w:t>
      </w:r>
      <w:r w:rsidRPr="00C775F5">
        <w:rPr>
          <w:rFonts w:asciiTheme="minorHAnsi" w:hAnsiTheme="minorHAnsi" w:cstheme="minorHAnsi"/>
          <w:b/>
          <w:bCs/>
        </w:rPr>
        <w:t>Spring Security</w:t>
      </w:r>
      <w:r w:rsidRPr="00C775F5">
        <w:rPr>
          <w:rFonts w:asciiTheme="minorHAnsi" w:hAnsiTheme="minorHAnsi" w:cstheme="minorHAnsi"/>
        </w:rPr>
        <w:t xml:space="preserve"> for robust authentication and authorization mechanisms.</w:t>
      </w:r>
    </w:p>
    <w:p w14:paraId="7CBA94D8" w14:textId="77777777" w:rsidR="000E6AB3" w:rsidRPr="000E6AB3" w:rsidRDefault="0093619C" w:rsidP="000E6AB3">
      <w:pPr>
        <w:pStyle w:val="ListParagraph"/>
        <w:numPr>
          <w:ilvl w:val="0"/>
          <w:numId w:val="7"/>
        </w:numPr>
        <w:suppressAutoHyphens/>
        <w:spacing w:after="160" w:line="259" w:lineRule="auto"/>
        <w:jc w:val="both"/>
        <w:rPr>
          <w:rFonts w:asciiTheme="minorHAnsi" w:hAnsiTheme="minorHAnsi" w:cstheme="minorHAnsi"/>
          <w:b/>
          <w:bCs/>
        </w:rPr>
      </w:pPr>
      <w:r w:rsidRPr="0093619C">
        <w:rPr>
          <w:rFonts w:asciiTheme="minorHAnsi" w:hAnsiTheme="minorHAnsi" w:cstheme="minorHAnsi"/>
        </w:rPr>
        <w:t xml:space="preserve">Led the development of dynamic and responsive user interfaces using </w:t>
      </w:r>
      <w:r w:rsidRPr="0093619C">
        <w:rPr>
          <w:rFonts w:asciiTheme="minorHAnsi" w:hAnsiTheme="minorHAnsi" w:cstheme="minorHAnsi"/>
          <w:b/>
          <w:bCs/>
        </w:rPr>
        <w:t>React.js</w:t>
      </w:r>
      <w:r w:rsidRPr="0093619C">
        <w:rPr>
          <w:rFonts w:asciiTheme="minorHAnsi" w:hAnsiTheme="minorHAnsi" w:cstheme="minorHAnsi"/>
        </w:rPr>
        <w:t>, improving the overall user experience and application performance with real-time data rendering.</w:t>
      </w:r>
    </w:p>
    <w:p w14:paraId="0A3F5521" w14:textId="77777777" w:rsidR="000E6AB3" w:rsidRPr="000E6AB3" w:rsidRDefault="0093619C" w:rsidP="000E6AB3">
      <w:pPr>
        <w:pStyle w:val="ListParagraph"/>
        <w:numPr>
          <w:ilvl w:val="0"/>
          <w:numId w:val="7"/>
        </w:numPr>
        <w:suppressAutoHyphens/>
        <w:spacing w:after="160" w:line="259" w:lineRule="auto"/>
        <w:jc w:val="both"/>
        <w:rPr>
          <w:rFonts w:asciiTheme="minorHAnsi" w:hAnsiTheme="minorHAnsi" w:cstheme="minorHAnsi"/>
          <w:b/>
          <w:bCs/>
        </w:rPr>
      </w:pPr>
      <w:r w:rsidRPr="000E6AB3">
        <w:rPr>
          <w:rFonts w:asciiTheme="minorHAnsi" w:hAnsiTheme="minorHAnsi" w:cstheme="minorHAnsi"/>
        </w:rPr>
        <w:t xml:space="preserve">Built and optimized rich, interactive front-end features using </w:t>
      </w:r>
      <w:r w:rsidRPr="000E6AB3">
        <w:rPr>
          <w:rFonts w:asciiTheme="minorHAnsi" w:hAnsiTheme="minorHAnsi" w:cstheme="minorHAnsi"/>
          <w:b/>
          <w:bCs/>
        </w:rPr>
        <w:t>Angular 8</w:t>
      </w:r>
      <w:r w:rsidRPr="000E6AB3">
        <w:rPr>
          <w:rFonts w:asciiTheme="minorHAnsi" w:hAnsiTheme="minorHAnsi" w:cstheme="minorHAnsi"/>
        </w:rPr>
        <w:t xml:space="preserve">, </w:t>
      </w:r>
      <w:r w:rsidRPr="000E6AB3">
        <w:rPr>
          <w:rFonts w:asciiTheme="minorHAnsi" w:hAnsiTheme="minorHAnsi" w:cstheme="minorHAnsi"/>
          <w:b/>
          <w:bCs/>
        </w:rPr>
        <w:t>JavaScript</w:t>
      </w:r>
      <w:r w:rsidRPr="000E6AB3">
        <w:rPr>
          <w:rFonts w:asciiTheme="minorHAnsi" w:hAnsiTheme="minorHAnsi" w:cstheme="minorHAnsi"/>
        </w:rPr>
        <w:t xml:space="preserve">, </w:t>
      </w:r>
      <w:r w:rsidRPr="000E6AB3">
        <w:rPr>
          <w:rFonts w:asciiTheme="minorHAnsi" w:hAnsiTheme="minorHAnsi" w:cstheme="minorHAnsi"/>
          <w:b/>
          <w:bCs/>
        </w:rPr>
        <w:t>HTML5</w:t>
      </w:r>
      <w:r w:rsidRPr="000E6AB3">
        <w:rPr>
          <w:rFonts w:asciiTheme="minorHAnsi" w:hAnsiTheme="minorHAnsi" w:cstheme="minorHAnsi"/>
        </w:rPr>
        <w:t xml:space="preserve">, and </w:t>
      </w:r>
      <w:r w:rsidRPr="000E6AB3">
        <w:rPr>
          <w:rFonts w:asciiTheme="minorHAnsi" w:hAnsiTheme="minorHAnsi" w:cstheme="minorHAnsi"/>
          <w:b/>
          <w:bCs/>
        </w:rPr>
        <w:t>CSS4</w:t>
      </w:r>
      <w:r w:rsidRPr="000E6AB3">
        <w:rPr>
          <w:rFonts w:asciiTheme="minorHAnsi" w:hAnsiTheme="minorHAnsi" w:cstheme="minorHAnsi"/>
        </w:rPr>
        <w:t>, improving client-side performance and ensuring an intuitive user interface.</w:t>
      </w:r>
    </w:p>
    <w:p w14:paraId="59CE87B3" w14:textId="5E374AD9" w:rsidR="0093619C" w:rsidRPr="00A56CD1" w:rsidRDefault="0093619C" w:rsidP="000E6AB3">
      <w:pPr>
        <w:pStyle w:val="ListParagraph"/>
        <w:numPr>
          <w:ilvl w:val="0"/>
          <w:numId w:val="7"/>
        </w:numPr>
        <w:suppressAutoHyphens/>
        <w:spacing w:after="160" w:line="259" w:lineRule="auto"/>
        <w:jc w:val="both"/>
        <w:rPr>
          <w:rFonts w:asciiTheme="minorHAnsi" w:hAnsiTheme="minorHAnsi" w:cstheme="minorHAnsi"/>
          <w:b/>
          <w:bCs/>
        </w:rPr>
      </w:pPr>
      <w:r w:rsidRPr="000E6AB3">
        <w:rPr>
          <w:rFonts w:asciiTheme="minorHAnsi" w:hAnsiTheme="minorHAnsi" w:cstheme="minorHAnsi"/>
        </w:rPr>
        <w:t xml:space="preserve">Led the successful migration of a critical web application from </w:t>
      </w:r>
      <w:r w:rsidRPr="000E6AB3">
        <w:rPr>
          <w:rFonts w:asciiTheme="minorHAnsi" w:hAnsiTheme="minorHAnsi" w:cstheme="minorHAnsi"/>
          <w:b/>
          <w:bCs/>
        </w:rPr>
        <w:t>Java</w:t>
      </w:r>
      <w:r w:rsidRPr="000E6AB3">
        <w:rPr>
          <w:rFonts w:asciiTheme="minorHAnsi" w:hAnsiTheme="minorHAnsi" w:cstheme="minorHAnsi"/>
        </w:rPr>
        <w:t xml:space="preserve"> </w:t>
      </w:r>
      <w:r w:rsidRPr="000E6AB3">
        <w:rPr>
          <w:rFonts w:asciiTheme="minorHAnsi" w:hAnsiTheme="minorHAnsi" w:cstheme="minorHAnsi"/>
          <w:b/>
          <w:bCs/>
        </w:rPr>
        <w:t>7</w:t>
      </w:r>
      <w:r w:rsidRPr="000E6AB3">
        <w:rPr>
          <w:rFonts w:asciiTheme="minorHAnsi" w:hAnsiTheme="minorHAnsi" w:cstheme="minorHAnsi"/>
        </w:rPr>
        <w:t xml:space="preserve"> to </w:t>
      </w:r>
      <w:r w:rsidRPr="000E6AB3">
        <w:rPr>
          <w:rFonts w:asciiTheme="minorHAnsi" w:hAnsiTheme="minorHAnsi" w:cstheme="minorHAnsi"/>
          <w:b/>
          <w:bCs/>
        </w:rPr>
        <w:t>Java</w:t>
      </w:r>
      <w:r w:rsidRPr="000E6AB3">
        <w:rPr>
          <w:rFonts w:asciiTheme="minorHAnsi" w:hAnsiTheme="minorHAnsi" w:cstheme="minorHAnsi"/>
        </w:rPr>
        <w:t xml:space="preserve"> </w:t>
      </w:r>
      <w:r w:rsidRPr="000E6AB3">
        <w:rPr>
          <w:rFonts w:asciiTheme="minorHAnsi" w:hAnsiTheme="minorHAnsi" w:cstheme="minorHAnsi"/>
          <w:b/>
          <w:bCs/>
        </w:rPr>
        <w:t>8</w:t>
      </w:r>
      <w:r w:rsidRPr="000E6AB3">
        <w:rPr>
          <w:rFonts w:asciiTheme="minorHAnsi" w:hAnsiTheme="minorHAnsi" w:cstheme="minorHAnsi"/>
        </w:rPr>
        <w:t>, enhancing performance and introducing new features for improved functionality.</w:t>
      </w:r>
    </w:p>
    <w:p w14:paraId="41A72957" w14:textId="1E9C5B87" w:rsidR="00A56CD1" w:rsidRPr="00C11DBF" w:rsidRDefault="003D2A37" w:rsidP="000E6AB3">
      <w:pPr>
        <w:pStyle w:val="ListParagraph"/>
        <w:numPr>
          <w:ilvl w:val="0"/>
          <w:numId w:val="7"/>
        </w:numPr>
        <w:suppressAutoHyphens/>
        <w:spacing w:after="160" w:line="259" w:lineRule="auto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Utilized Java 8 features </w:t>
      </w:r>
      <w:r w:rsidR="00673EF3">
        <w:rPr>
          <w:rFonts w:asciiTheme="minorHAnsi" w:hAnsiTheme="minorHAnsi" w:cstheme="minorHAnsi"/>
        </w:rPr>
        <w:t>like</w:t>
      </w:r>
      <w:r w:rsidR="00B40C82">
        <w:rPr>
          <w:rFonts w:asciiTheme="minorHAnsi" w:hAnsiTheme="minorHAnsi" w:cstheme="minorHAnsi"/>
        </w:rPr>
        <w:t xml:space="preserve"> </w:t>
      </w:r>
      <w:r w:rsidR="00B40C82" w:rsidRPr="007A2165">
        <w:rPr>
          <w:rFonts w:asciiTheme="minorHAnsi" w:hAnsiTheme="minorHAnsi" w:cstheme="minorHAnsi"/>
          <w:b/>
          <w:bCs/>
        </w:rPr>
        <w:t>La</w:t>
      </w:r>
      <w:r w:rsidR="00960F94" w:rsidRPr="007A2165">
        <w:rPr>
          <w:rFonts w:asciiTheme="minorHAnsi" w:hAnsiTheme="minorHAnsi" w:cstheme="minorHAnsi"/>
          <w:b/>
          <w:bCs/>
        </w:rPr>
        <w:t>mdas</w:t>
      </w:r>
      <w:r w:rsidR="00960F94">
        <w:rPr>
          <w:rFonts w:asciiTheme="minorHAnsi" w:hAnsiTheme="minorHAnsi" w:cstheme="minorHAnsi"/>
        </w:rPr>
        <w:t xml:space="preserve"> , </w:t>
      </w:r>
      <w:r w:rsidR="00960F94" w:rsidRPr="007A2165">
        <w:rPr>
          <w:rFonts w:asciiTheme="minorHAnsi" w:hAnsiTheme="minorHAnsi" w:cstheme="minorHAnsi"/>
          <w:b/>
          <w:bCs/>
        </w:rPr>
        <w:t>method</w:t>
      </w:r>
      <w:r w:rsidR="00960F94">
        <w:rPr>
          <w:rFonts w:asciiTheme="minorHAnsi" w:hAnsiTheme="minorHAnsi" w:cstheme="minorHAnsi"/>
        </w:rPr>
        <w:t xml:space="preserve"> </w:t>
      </w:r>
      <w:r w:rsidR="00960F94" w:rsidRPr="007A2165">
        <w:rPr>
          <w:rFonts w:asciiTheme="minorHAnsi" w:hAnsiTheme="minorHAnsi" w:cstheme="minorHAnsi"/>
          <w:b/>
          <w:bCs/>
        </w:rPr>
        <w:t>references</w:t>
      </w:r>
      <w:r w:rsidR="00960F94">
        <w:rPr>
          <w:rFonts w:asciiTheme="minorHAnsi" w:hAnsiTheme="minorHAnsi" w:cstheme="minorHAnsi"/>
        </w:rPr>
        <w:t xml:space="preserve">, </w:t>
      </w:r>
      <w:r w:rsidR="00960F94" w:rsidRPr="007A2165">
        <w:rPr>
          <w:rFonts w:asciiTheme="minorHAnsi" w:hAnsiTheme="minorHAnsi" w:cstheme="minorHAnsi"/>
          <w:b/>
          <w:bCs/>
        </w:rPr>
        <w:t>streams</w:t>
      </w:r>
      <w:r w:rsidR="00960F94">
        <w:rPr>
          <w:rFonts w:asciiTheme="minorHAnsi" w:hAnsiTheme="minorHAnsi" w:cstheme="minorHAnsi"/>
        </w:rPr>
        <w:t xml:space="preserve"> </w:t>
      </w:r>
      <w:r w:rsidR="00960F94" w:rsidRPr="007A2165">
        <w:rPr>
          <w:rFonts w:asciiTheme="minorHAnsi" w:hAnsiTheme="minorHAnsi" w:cstheme="minorHAnsi"/>
          <w:b/>
          <w:bCs/>
        </w:rPr>
        <w:t>API</w:t>
      </w:r>
      <w:r w:rsidR="007A2165">
        <w:rPr>
          <w:rFonts w:asciiTheme="minorHAnsi" w:hAnsiTheme="minorHAnsi" w:cstheme="minorHAnsi"/>
        </w:rPr>
        <w:t xml:space="preserve"> to create maintainable code. </w:t>
      </w:r>
      <w:r w:rsidR="00960F94">
        <w:rPr>
          <w:rFonts w:asciiTheme="minorHAnsi" w:hAnsiTheme="minorHAnsi" w:cstheme="minorHAnsi"/>
        </w:rPr>
        <w:t xml:space="preserve"> </w:t>
      </w:r>
    </w:p>
    <w:p w14:paraId="01A4D8FD" w14:textId="46D00DE4" w:rsidR="00C11DBF" w:rsidRPr="000E6AB3" w:rsidRDefault="00C11DBF" w:rsidP="000E6AB3">
      <w:pPr>
        <w:pStyle w:val="ListParagraph"/>
        <w:numPr>
          <w:ilvl w:val="0"/>
          <w:numId w:val="7"/>
        </w:numPr>
        <w:suppressAutoHyphens/>
        <w:spacing w:after="160" w:line="259" w:lineRule="auto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Migrated </w:t>
      </w:r>
      <w:r w:rsidR="00D801E0">
        <w:rPr>
          <w:rFonts w:asciiTheme="minorHAnsi" w:hAnsiTheme="minorHAnsi" w:cstheme="minorHAnsi"/>
        </w:rPr>
        <w:t xml:space="preserve">Spring MVC series to </w:t>
      </w:r>
      <w:r w:rsidR="00D801E0" w:rsidRPr="00D801E0">
        <w:rPr>
          <w:rFonts w:asciiTheme="minorHAnsi" w:hAnsiTheme="minorHAnsi" w:cstheme="minorHAnsi"/>
          <w:b/>
          <w:bCs/>
        </w:rPr>
        <w:t>Spring</w:t>
      </w:r>
      <w:r w:rsidR="00D801E0">
        <w:rPr>
          <w:rFonts w:asciiTheme="minorHAnsi" w:hAnsiTheme="minorHAnsi" w:cstheme="minorHAnsi"/>
        </w:rPr>
        <w:t xml:space="preserve"> </w:t>
      </w:r>
      <w:r w:rsidR="00D801E0" w:rsidRPr="00D801E0">
        <w:rPr>
          <w:rFonts w:asciiTheme="minorHAnsi" w:hAnsiTheme="minorHAnsi" w:cstheme="minorHAnsi"/>
          <w:b/>
          <w:bCs/>
        </w:rPr>
        <w:t>Webflux</w:t>
      </w:r>
      <w:r w:rsidR="00443AF1">
        <w:rPr>
          <w:rFonts w:asciiTheme="minorHAnsi" w:hAnsiTheme="minorHAnsi" w:cstheme="minorHAnsi"/>
          <w:b/>
          <w:bCs/>
        </w:rPr>
        <w:t xml:space="preserve">, </w:t>
      </w:r>
      <w:r w:rsidR="00443AF1" w:rsidRPr="00443AF1">
        <w:rPr>
          <w:rFonts w:asciiTheme="minorHAnsi" w:hAnsiTheme="minorHAnsi" w:cstheme="minorHAnsi"/>
        </w:rPr>
        <w:t>improving application throughput</w:t>
      </w:r>
      <w:r w:rsidR="00604729">
        <w:rPr>
          <w:rFonts w:asciiTheme="minorHAnsi" w:hAnsiTheme="minorHAnsi" w:cstheme="minorHAnsi"/>
          <w:b/>
          <w:bCs/>
        </w:rPr>
        <w:t xml:space="preserve"> </w:t>
      </w:r>
      <w:r w:rsidR="00604729">
        <w:rPr>
          <w:rFonts w:asciiTheme="minorHAnsi" w:hAnsiTheme="minorHAnsi" w:cstheme="minorHAnsi"/>
        </w:rPr>
        <w:t>and</w:t>
      </w:r>
      <w:r w:rsidR="00501004">
        <w:rPr>
          <w:rFonts w:asciiTheme="minorHAnsi" w:hAnsiTheme="minorHAnsi" w:cstheme="minorHAnsi"/>
        </w:rPr>
        <w:t xml:space="preserve"> reducing latency.</w:t>
      </w:r>
    </w:p>
    <w:p w14:paraId="7423889D" w14:textId="77777777" w:rsidR="000E6AB3" w:rsidRDefault="000E6AB3" w:rsidP="000E6AB3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after="160" w:line="278" w:lineRule="auto"/>
        <w:jc w:val="both"/>
        <w:rPr>
          <w:rFonts w:asciiTheme="minorHAnsi" w:hAnsiTheme="minorHAnsi" w:cstheme="minorHAnsi"/>
        </w:rPr>
      </w:pPr>
      <w:r w:rsidRPr="00C775F5">
        <w:rPr>
          <w:rFonts w:asciiTheme="minorHAnsi" w:hAnsiTheme="minorHAnsi" w:cstheme="minorHAnsi"/>
        </w:rPr>
        <w:t xml:space="preserve">In Spring Boot </w:t>
      </w:r>
      <w:r w:rsidRPr="00C775F5">
        <w:rPr>
          <w:rFonts w:asciiTheme="minorHAnsi" w:hAnsiTheme="minorHAnsi" w:cstheme="minorHAnsi"/>
          <w:b/>
        </w:rPr>
        <w:t>Microservice</w:t>
      </w:r>
      <w:r w:rsidRPr="00C775F5">
        <w:rPr>
          <w:rFonts w:asciiTheme="minorHAnsi" w:hAnsiTheme="minorHAnsi" w:cstheme="minorHAnsi"/>
        </w:rPr>
        <w:t xml:space="preserve"> applications, integrated fail-safe and circuit breaker patterns through </w:t>
      </w:r>
      <w:r w:rsidRPr="0093619C">
        <w:rPr>
          <w:rFonts w:asciiTheme="minorHAnsi" w:hAnsiTheme="minorHAnsi" w:cstheme="minorHAnsi"/>
          <w:b/>
          <w:bCs/>
        </w:rPr>
        <w:t>Hystrix</w:t>
      </w:r>
      <w:r w:rsidRPr="00C775F5">
        <w:rPr>
          <w:rFonts w:asciiTheme="minorHAnsi" w:hAnsiTheme="minorHAnsi" w:cstheme="minorHAnsi"/>
        </w:rPr>
        <w:t xml:space="preserve">. Additionally, configured Swagger-UI to register </w:t>
      </w:r>
      <w:r w:rsidRPr="00C775F5">
        <w:rPr>
          <w:rFonts w:asciiTheme="minorHAnsi" w:hAnsiTheme="minorHAnsi" w:cstheme="minorHAnsi"/>
          <w:b/>
        </w:rPr>
        <w:t>Microservices</w:t>
      </w:r>
      <w:r w:rsidRPr="00C775F5">
        <w:rPr>
          <w:rFonts w:asciiTheme="minorHAnsi" w:hAnsiTheme="minorHAnsi" w:cstheme="minorHAnsi"/>
        </w:rPr>
        <w:t xml:space="preserve"> with the Eureka server.</w:t>
      </w:r>
    </w:p>
    <w:p w14:paraId="1813DDE9" w14:textId="6D0DBFB5" w:rsidR="000E6AB3" w:rsidRPr="000E6AB3" w:rsidRDefault="000E6AB3" w:rsidP="000E6AB3">
      <w:pPr>
        <w:pStyle w:val="ListParagraph"/>
        <w:numPr>
          <w:ilvl w:val="0"/>
          <w:numId w:val="7"/>
        </w:numPr>
        <w:suppressAutoHyphens/>
        <w:spacing w:after="160" w:line="259" w:lineRule="auto"/>
        <w:jc w:val="both"/>
        <w:rPr>
          <w:rFonts w:asciiTheme="minorHAnsi" w:hAnsiTheme="minorHAnsi" w:cstheme="minorHAnsi"/>
        </w:rPr>
      </w:pPr>
      <w:r w:rsidRPr="0037497C">
        <w:rPr>
          <w:rFonts w:asciiTheme="minorHAnsi" w:hAnsiTheme="minorHAnsi" w:cstheme="minorHAnsi"/>
        </w:rPr>
        <w:t xml:space="preserve">Integrated third-party APIs and services with </w:t>
      </w:r>
      <w:r w:rsidRPr="0037497C">
        <w:rPr>
          <w:rFonts w:asciiTheme="minorHAnsi" w:hAnsiTheme="minorHAnsi" w:cstheme="minorHAnsi"/>
          <w:b/>
          <w:bCs/>
        </w:rPr>
        <w:t>Node.js</w:t>
      </w:r>
      <w:r w:rsidRPr="0037497C">
        <w:rPr>
          <w:rFonts w:asciiTheme="minorHAnsi" w:hAnsiTheme="minorHAnsi" w:cstheme="minorHAnsi"/>
        </w:rPr>
        <w:t xml:space="preserve"> to extend functionality and streamline workflows.</w:t>
      </w:r>
    </w:p>
    <w:p w14:paraId="41943A97" w14:textId="77777777" w:rsidR="000E6AB3" w:rsidRDefault="0093619C" w:rsidP="000E6AB3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after="160" w:line="278" w:lineRule="auto"/>
        <w:jc w:val="both"/>
        <w:rPr>
          <w:rFonts w:asciiTheme="minorHAnsi" w:hAnsiTheme="minorHAnsi" w:cstheme="minorHAnsi"/>
        </w:rPr>
      </w:pPr>
      <w:r w:rsidRPr="000E6AB3">
        <w:rPr>
          <w:rFonts w:asciiTheme="minorHAnsi" w:hAnsiTheme="minorHAnsi" w:cstheme="minorHAnsi"/>
        </w:rPr>
        <w:t xml:space="preserve">Utilized </w:t>
      </w:r>
      <w:r w:rsidRPr="000E6AB3">
        <w:rPr>
          <w:rFonts w:asciiTheme="minorHAnsi" w:hAnsiTheme="minorHAnsi" w:cstheme="minorHAnsi"/>
          <w:b/>
          <w:bCs/>
        </w:rPr>
        <w:t>Spring</w:t>
      </w:r>
      <w:r w:rsidRPr="000E6AB3">
        <w:rPr>
          <w:rFonts w:asciiTheme="minorHAnsi" w:hAnsiTheme="minorHAnsi" w:cstheme="minorHAnsi"/>
        </w:rPr>
        <w:t xml:space="preserve"> </w:t>
      </w:r>
      <w:r w:rsidRPr="000E6AB3">
        <w:rPr>
          <w:rFonts w:asciiTheme="minorHAnsi" w:hAnsiTheme="minorHAnsi" w:cstheme="minorHAnsi"/>
          <w:b/>
          <w:bCs/>
        </w:rPr>
        <w:t>MVC</w:t>
      </w:r>
      <w:r w:rsidRPr="000E6AB3">
        <w:rPr>
          <w:rFonts w:asciiTheme="minorHAnsi" w:hAnsiTheme="minorHAnsi" w:cstheme="minorHAnsi"/>
        </w:rPr>
        <w:t xml:space="preserve">, </w:t>
      </w:r>
      <w:r w:rsidRPr="000E6AB3">
        <w:rPr>
          <w:rFonts w:asciiTheme="minorHAnsi" w:hAnsiTheme="minorHAnsi" w:cstheme="minorHAnsi"/>
          <w:b/>
          <w:bCs/>
        </w:rPr>
        <w:t>Spring</w:t>
      </w:r>
      <w:r w:rsidRPr="000E6AB3">
        <w:rPr>
          <w:rFonts w:asciiTheme="minorHAnsi" w:hAnsiTheme="minorHAnsi" w:cstheme="minorHAnsi"/>
        </w:rPr>
        <w:t xml:space="preserve"> </w:t>
      </w:r>
      <w:r w:rsidRPr="000E6AB3">
        <w:rPr>
          <w:rFonts w:asciiTheme="minorHAnsi" w:hAnsiTheme="minorHAnsi" w:cstheme="minorHAnsi"/>
          <w:b/>
          <w:bCs/>
        </w:rPr>
        <w:t>DAO</w:t>
      </w:r>
      <w:r w:rsidRPr="000E6AB3">
        <w:rPr>
          <w:rFonts w:asciiTheme="minorHAnsi" w:hAnsiTheme="minorHAnsi" w:cstheme="minorHAnsi"/>
        </w:rPr>
        <w:t xml:space="preserve">, and </w:t>
      </w:r>
      <w:r w:rsidRPr="000E6AB3">
        <w:rPr>
          <w:rFonts w:asciiTheme="minorHAnsi" w:hAnsiTheme="minorHAnsi" w:cstheme="minorHAnsi"/>
          <w:b/>
          <w:bCs/>
        </w:rPr>
        <w:t>Spring</w:t>
      </w:r>
      <w:r w:rsidRPr="000E6AB3">
        <w:rPr>
          <w:rFonts w:asciiTheme="minorHAnsi" w:hAnsiTheme="minorHAnsi" w:cstheme="minorHAnsi"/>
        </w:rPr>
        <w:t xml:space="preserve"> </w:t>
      </w:r>
      <w:r w:rsidRPr="000E6AB3">
        <w:rPr>
          <w:rFonts w:asciiTheme="minorHAnsi" w:hAnsiTheme="minorHAnsi" w:cstheme="minorHAnsi"/>
          <w:b/>
          <w:bCs/>
        </w:rPr>
        <w:t>JDBC</w:t>
      </w:r>
      <w:r w:rsidRPr="000E6AB3">
        <w:rPr>
          <w:rFonts w:asciiTheme="minorHAnsi" w:hAnsiTheme="minorHAnsi" w:cstheme="minorHAnsi"/>
        </w:rPr>
        <w:t xml:space="preserve"> to create robust back-end solutions, enhancing application performance and database interaction.</w:t>
      </w:r>
    </w:p>
    <w:p w14:paraId="1EE74CC7" w14:textId="1204F406" w:rsidR="000E6AB3" w:rsidRPr="000E6AB3" w:rsidRDefault="000E6AB3" w:rsidP="000E6AB3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after="160" w:line="278" w:lineRule="auto"/>
        <w:jc w:val="both"/>
        <w:rPr>
          <w:rFonts w:asciiTheme="minorHAnsi" w:hAnsiTheme="minorHAnsi" w:cstheme="minorHAnsi"/>
        </w:rPr>
      </w:pPr>
      <w:r w:rsidRPr="00C775F5">
        <w:rPr>
          <w:rFonts w:asciiTheme="minorHAnsi" w:hAnsiTheme="minorHAnsi" w:cstheme="minorHAnsi"/>
        </w:rPr>
        <w:t xml:space="preserve">Employed </w:t>
      </w:r>
      <w:r w:rsidRPr="00C775F5">
        <w:rPr>
          <w:rFonts w:asciiTheme="minorHAnsi" w:hAnsiTheme="minorHAnsi" w:cstheme="minorHAnsi"/>
          <w:b/>
        </w:rPr>
        <w:t>Spring Boot Actuator</w:t>
      </w:r>
      <w:r w:rsidRPr="00C775F5">
        <w:rPr>
          <w:rFonts w:asciiTheme="minorHAnsi" w:hAnsiTheme="minorHAnsi" w:cstheme="minorHAnsi"/>
        </w:rPr>
        <w:t xml:space="preserve"> to monitor and manage applications running in production environments.</w:t>
      </w:r>
    </w:p>
    <w:p w14:paraId="209279F1" w14:textId="77777777" w:rsidR="000E6AB3" w:rsidRDefault="0093619C" w:rsidP="000E6AB3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after="160" w:line="278" w:lineRule="auto"/>
        <w:jc w:val="both"/>
        <w:rPr>
          <w:rFonts w:asciiTheme="minorHAnsi" w:hAnsiTheme="minorHAnsi" w:cstheme="minorHAnsi"/>
        </w:rPr>
      </w:pPr>
      <w:r w:rsidRPr="000E6AB3">
        <w:rPr>
          <w:rFonts w:asciiTheme="minorHAnsi" w:hAnsiTheme="minorHAnsi" w:cstheme="minorHAnsi"/>
        </w:rPr>
        <w:t xml:space="preserve">Developed complex </w:t>
      </w:r>
      <w:r w:rsidRPr="000E6AB3">
        <w:rPr>
          <w:rFonts w:asciiTheme="minorHAnsi" w:hAnsiTheme="minorHAnsi" w:cstheme="minorHAnsi"/>
          <w:b/>
          <w:bCs/>
        </w:rPr>
        <w:t>SQL</w:t>
      </w:r>
      <w:r w:rsidRPr="000E6AB3">
        <w:rPr>
          <w:rFonts w:asciiTheme="minorHAnsi" w:hAnsiTheme="minorHAnsi" w:cstheme="minorHAnsi"/>
        </w:rPr>
        <w:t xml:space="preserve"> queries, stored procedures, and leveraged </w:t>
      </w:r>
      <w:r w:rsidRPr="000E6AB3">
        <w:rPr>
          <w:rFonts w:asciiTheme="minorHAnsi" w:hAnsiTheme="minorHAnsi" w:cstheme="minorHAnsi"/>
          <w:b/>
          <w:bCs/>
        </w:rPr>
        <w:t>Spring</w:t>
      </w:r>
      <w:r w:rsidRPr="000E6AB3">
        <w:rPr>
          <w:rFonts w:asciiTheme="minorHAnsi" w:hAnsiTheme="minorHAnsi" w:cstheme="minorHAnsi"/>
        </w:rPr>
        <w:t xml:space="preserve"> </w:t>
      </w:r>
      <w:r w:rsidRPr="000E6AB3">
        <w:rPr>
          <w:rFonts w:asciiTheme="minorHAnsi" w:hAnsiTheme="minorHAnsi" w:cstheme="minorHAnsi"/>
          <w:b/>
          <w:bCs/>
        </w:rPr>
        <w:t>JDBC</w:t>
      </w:r>
      <w:r w:rsidRPr="000E6AB3">
        <w:rPr>
          <w:rFonts w:asciiTheme="minorHAnsi" w:hAnsiTheme="minorHAnsi" w:cstheme="minorHAnsi"/>
        </w:rPr>
        <w:t xml:space="preserve"> for efficient database management and seamless integration with </w:t>
      </w:r>
      <w:r w:rsidRPr="000E6AB3">
        <w:rPr>
          <w:rFonts w:asciiTheme="minorHAnsi" w:hAnsiTheme="minorHAnsi" w:cstheme="minorHAnsi"/>
          <w:b/>
          <w:bCs/>
        </w:rPr>
        <w:t>Oracle</w:t>
      </w:r>
      <w:r w:rsidRPr="000E6AB3">
        <w:rPr>
          <w:rFonts w:asciiTheme="minorHAnsi" w:hAnsiTheme="minorHAnsi" w:cstheme="minorHAnsi"/>
        </w:rPr>
        <w:t xml:space="preserve"> databases.</w:t>
      </w:r>
    </w:p>
    <w:p w14:paraId="560F2F49" w14:textId="77777777" w:rsidR="000E6AB3" w:rsidRDefault="0093619C" w:rsidP="000E6AB3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after="160" w:line="278" w:lineRule="auto"/>
        <w:jc w:val="both"/>
        <w:rPr>
          <w:rFonts w:asciiTheme="minorHAnsi" w:hAnsiTheme="minorHAnsi" w:cstheme="minorHAnsi"/>
        </w:rPr>
      </w:pPr>
      <w:r w:rsidRPr="000E6AB3">
        <w:rPr>
          <w:rFonts w:asciiTheme="minorHAnsi" w:hAnsiTheme="minorHAnsi" w:cstheme="minorHAnsi"/>
        </w:rPr>
        <w:t xml:space="preserve">Implemented </w:t>
      </w:r>
      <w:r w:rsidRPr="000E6AB3">
        <w:rPr>
          <w:rFonts w:asciiTheme="minorHAnsi" w:hAnsiTheme="minorHAnsi" w:cstheme="minorHAnsi"/>
          <w:b/>
          <w:bCs/>
        </w:rPr>
        <w:t>Jenkins</w:t>
      </w:r>
      <w:r w:rsidRPr="000E6AB3">
        <w:rPr>
          <w:rFonts w:asciiTheme="minorHAnsi" w:hAnsiTheme="minorHAnsi" w:cstheme="minorHAnsi"/>
        </w:rPr>
        <w:t xml:space="preserve">, </w:t>
      </w:r>
      <w:r w:rsidRPr="000E6AB3">
        <w:rPr>
          <w:rFonts w:asciiTheme="minorHAnsi" w:hAnsiTheme="minorHAnsi" w:cstheme="minorHAnsi"/>
          <w:b/>
          <w:bCs/>
        </w:rPr>
        <w:t>Docker</w:t>
      </w:r>
      <w:r w:rsidRPr="000E6AB3">
        <w:rPr>
          <w:rFonts w:asciiTheme="minorHAnsi" w:hAnsiTheme="minorHAnsi" w:cstheme="minorHAnsi"/>
        </w:rPr>
        <w:t xml:space="preserve">, and </w:t>
      </w:r>
      <w:r w:rsidRPr="000E6AB3">
        <w:rPr>
          <w:rFonts w:asciiTheme="minorHAnsi" w:hAnsiTheme="minorHAnsi" w:cstheme="minorHAnsi"/>
          <w:b/>
          <w:bCs/>
        </w:rPr>
        <w:t>Kubernetes</w:t>
      </w:r>
      <w:r w:rsidRPr="000E6AB3">
        <w:rPr>
          <w:rFonts w:asciiTheme="minorHAnsi" w:hAnsiTheme="minorHAnsi" w:cstheme="minorHAnsi"/>
        </w:rPr>
        <w:t xml:space="preserve"> for continuous integration and deployment (</w:t>
      </w:r>
      <w:r w:rsidRPr="000E6AB3">
        <w:rPr>
          <w:rFonts w:asciiTheme="minorHAnsi" w:hAnsiTheme="minorHAnsi" w:cstheme="minorHAnsi"/>
          <w:b/>
          <w:bCs/>
        </w:rPr>
        <w:t>CI/CD</w:t>
      </w:r>
      <w:r w:rsidRPr="000E6AB3">
        <w:rPr>
          <w:rFonts w:asciiTheme="minorHAnsi" w:hAnsiTheme="minorHAnsi" w:cstheme="minorHAnsi"/>
        </w:rPr>
        <w:t>), ensuring rapid development cycles and reliable software releases.</w:t>
      </w:r>
    </w:p>
    <w:p w14:paraId="0F153ADE" w14:textId="5227A5C4" w:rsidR="0093619C" w:rsidRPr="000E6AB3" w:rsidRDefault="0093619C" w:rsidP="000E6AB3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after="160" w:line="278" w:lineRule="auto"/>
        <w:jc w:val="both"/>
        <w:rPr>
          <w:rFonts w:asciiTheme="minorHAnsi" w:hAnsiTheme="minorHAnsi" w:cstheme="minorHAnsi"/>
        </w:rPr>
      </w:pPr>
      <w:r w:rsidRPr="000E6AB3">
        <w:rPr>
          <w:rFonts w:asciiTheme="minorHAnsi" w:hAnsiTheme="minorHAnsi" w:cstheme="minorHAnsi"/>
        </w:rPr>
        <w:t>Proactively identified and resolved production defects, designing and implementing solutions that enhanced system stability and overall user satisfaction.</w:t>
      </w:r>
    </w:p>
    <w:p w14:paraId="300F4190" w14:textId="77777777" w:rsidR="0093619C" w:rsidRPr="00876970" w:rsidRDefault="0093619C" w:rsidP="0093619C">
      <w:pPr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14:paraId="0976E21B" w14:textId="50C8677C" w:rsidR="0093619C" w:rsidRPr="0093619C" w:rsidRDefault="0093619C" w:rsidP="0093619C">
      <w:pPr>
        <w:suppressAutoHyphens/>
        <w:spacing w:after="16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3619C">
        <w:rPr>
          <w:rFonts w:asciiTheme="minorHAnsi" w:hAnsiTheme="minorHAnsi" w:cstheme="minorHAnsi"/>
          <w:b/>
          <w:bCs/>
          <w:sz w:val="22"/>
          <w:szCs w:val="22"/>
        </w:rPr>
        <w:t xml:space="preserve">Environment: </w:t>
      </w:r>
      <w:r w:rsidRPr="00876970">
        <w:rPr>
          <w:rFonts w:asciiTheme="minorHAnsi" w:hAnsiTheme="minorHAnsi" w:cstheme="minorHAnsi"/>
          <w:sz w:val="22"/>
          <w:szCs w:val="22"/>
        </w:rPr>
        <w:t>React.js, Angular 8, Java 8/11, Spring Boot, PCF, Spring 4.1, Maven, Oracle, GitHub, Jenkins, CloudBees, Microservices, SOAP/REST Web Services, JavaScript, jQuery, HTML/CSS, AWS, IBM WebSphere, Tomcat, OAuth Authentication</w:t>
      </w:r>
    </w:p>
    <w:p w14:paraId="7DC798D0" w14:textId="77777777" w:rsidR="0093619C" w:rsidRPr="00DB1252" w:rsidRDefault="0093619C" w:rsidP="00DB1252">
      <w:pPr>
        <w:pStyle w:val="ListParagraph"/>
        <w:ind w:left="0"/>
        <w:jc w:val="both"/>
        <w:rPr>
          <w:rFonts w:asciiTheme="minorHAnsi" w:hAnsiTheme="minorHAnsi" w:cstheme="minorHAnsi"/>
        </w:rPr>
      </w:pPr>
    </w:p>
    <w:p w14:paraId="732CDA59" w14:textId="77777777" w:rsidR="002C5B2E" w:rsidRPr="00C775F5" w:rsidRDefault="002C5B2E">
      <w:pPr>
        <w:pStyle w:val="NoSpacing"/>
        <w:spacing w:line="276" w:lineRule="auto"/>
        <w:rPr>
          <w:rFonts w:cstheme="minorHAnsi"/>
          <w:b/>
          <w:bCs/>
        </w:rPr>
      </w:pPr>
    </w:p>
    <w:p w14:paraId="732CDA5A" w14:textId="77777777" w:rsidR="008212B4" w:rsidRPr="00C775F5" w:rsidRDefault="00840D47">
      <w:pPr>
        <w:pStyle w:val="NoSpacing"/>
        <w:spacing w:line="276" w:lineRule="auto"/>
        <w:rPr>
          <w:rFonts w:cstheme="minorHAnsi"/>
          <w:b/>
          <w:bCs/>
        </w:rPr>
      </w:pPr>
      <w:r w:rsidRPr="00C775F5">
        <w:rPr>
          <w:rFonts w:cstheme="minorHAnsi"/>
          <w:b/>
          <w:bCs/>
        </w:rPr>
        <w:t>Client:</w:t>
      </w:r>
      <w:r w:rsidRPr="00C775F5">
        <w:rPr>
          <w:rFonts w:cstheme="minorHAnsi"/>
          <w:b/>
          <w:bCs/>
        </w:rPr>
        <w:tab/>
      </w:r>
      <w:r w:rsidR="006D797D" w:rsidRPr="006D797D">
        <w:rPr>
          <w:rFonts w:cstheme="minorHAnsi"/>
          <w:b/>
          <w:bCs/>
        </w:rPr>
        <w:t>Sun Trust Bank, GA</w:t>
      </w:r>
      <w:r w:rsidRPr="00C775F5">
        <w:rPr>
          <w:rFonts w:cstheme="minorHAnsi"/>
          <w:b/>
          <w:bCs/>
        </w:rPr>
        <w:tab/>
      </w:r>
      <w:r w:rsidRPr="00C775F5">
        <w:rPr>
          <w:rFonts w:cstheme="minorHAnsi"/>
          <w:b/>
          <w:bCs/>
        </w:rPr>
        <w:tab/>
      </w:r>
      <w:r w:rsidRPr="00C775F5">
        <w:rPr>
          <w:rFonts w:cstheme="minorHAnsi"/>
          <w:b/>
          <w:bCs/>
        </w:rPr>
        <w:tab/>
      </w:r>
      <w:r w:rsidRPr="00C775F5">
        <w:rPr>
          <w:rFonts w:cstheme="minorHAnsi"/>
          <w:b/>
          <w:bCs/>
        </w:rPr>
        <w:tab/>
      </w:r>
      <w:r w:rsidRPr="00C775F5">
        <w:rPr>
          <w:rFonts w:cstheme="minorHAnsi"/>
          <w:b/>
          <w:bCs/>
        </w:rPr>
        <w:tab/>
      </w:r>
      <w:r w:rsidRPr="00C775F5">
        <w:rPr>
          <w:rFonts w:cstheme="minorHAnsi"/>
          <w:b/>
          <w:bCs/>
        </w:rPr>
        <w:tab/>
      </w:r>
      <w:r w:rsidRPr="00C775F5">
        <w:rPr>
          <w:rFonts w:cstheme="minorHAnsi"/>
          <w:b/>
          <w:bCs/>
        </w:rPr>
        <w:tab/>
        <w:t>July 2017 – Jan 2019</w:t>
      </w:r>
    </w:p>
    <w:p w14:paraId="732CDA5B" w14:textId="77777777" w:rsidR="008212B4" w:rsidRPr="00C775F5" w:rsidRDefault="00840D47">
      <w:pPr>
        <w:pStyle w:val="NoSpacing"/>
        <w:spacing w:line="276" w:lineRule="auto"/>
        <w:rPr>
          <w:rFonts w:cstheme="minorHAnsi"/>
          <w:b/>
          <w:bCs/>
        </w:rPr>
      </w:pPr>
      <w:r w:rsidRPr="00C775F5">
        <w:rPr>
          <w:rFonts w:cstheme="minorHAnsi"/>
          <w:b/>
          <w:bCs/>
        </w:rPr>
        <w:t>Role: Software Developer</w:t>
      </w:r>
    </w:p>
    <w:p w14:paraId="732CDA5C" w14:textId="77777777" w:rsidR="008212B4" w:rsidRPr="00C775F5" w:rsidRDefault="00840D47">
      <w:pPr>
        <w:pStyle w:val="NoSpacing"/>
        <w:spacing w:line="276" w:lineRule="auto"/>
        <w:rPr>
          <w:rFonts w:cstheme="minorHAnsi"/>
          <w:b/>
          <w:bCs/>
        </w:rPr>
      </w:pPr>
      <w:r w:rsidRPr="00C775F5">
        <w:rPr>
          <w:rFonts w:cstheme="minorHAnsi"/>
          <w:b/>
          <w:bCs/>
        </w:rPr>
        <w:t>Responsibilities:</w:t>
      </w:r>
    </w:p>
    <w:p w14:paraId="732CDA5D" w14:textId="77777777" w:rsidR="008212B4" w:rsidRPr="00C775F5" w:rsidRDefault="00840D47">
      <w:pPr>
        <w:pStyle w:val="NoSpacing"/>
        <w:numPr>
          <w:ilvl w:val="0"/>
          <w:numId w:val="3"/>
        </w:numPr>
        <w:spacing w:line="276" w:lineRule="auto"/>
        <w:rPr>
          <w:rFonts w:cstheme="minorHAnsi"/>
        </w:rPr>
      </w:pPr>
      <w:r w:rsidRPr="00C775F5">
        <w:rPr>
          <w:rFonts w:cstheme="minorHAnsi"/>
        </w:rPr>
        <w:lastRenderedPageBreak/>
        <w:t xml:space="preserve">Orchestrated the design, execution, and deployment of projects using the </w:t>
      </w:r>
      <w:r w:rsidRPr="00C775F5">
        <w:rPr>
          <w:rFonts w:cstheme="minorHAnsi"/>
          <w:b/>
          <w:bCs/>
        </w:rPr>
        <w:t>Agile</w:t>
      </w:r>
      <w:r w:rsidRPr="00C775F5">
        <w:rPr>
          <w:rFonts w:cstheme="minorHAnsi"/>
        </w:rPr>
        <w:t xml:space="preserve"> Software Development Life Cycle, ensuring compliance with all specified requirements.</w:t>
      </w:r>
    </w:p>
    <w:p w14:paraId="732CDA5E" w14:textId="77777777" w:rsidR="008212B4" w:rsidRPr="00C775F5" w:rsidRDefault="00840D47">
      <w:pPr>
        <w:pStyle w:val="NoSpacing"/>
        <w:numPr>
          <w:ilvl w:val="0"/>
          <w:numId w:val="3"/>
        </w:numPr>
        <w:spacing w:line="276" w:lineRule="auto"/>
        <w:rPr>
          <w:rFonts w:cstheme="minorHAnsi"/>
        </w:rPr>
      </w:pPr>
      <w:r w:rsidRPr="00C775F5">
        <w:rPr>
          <w:rFonts w:cstheme="minorHAnsi"/>
        </w:rPr>
        <w:t xml:space="preserve">Crafted the design and forms of web applications using </w:t>
      </w:r>
      <w:r w:rsidRPr="00C775F5">
        <w:rPr>
          <w:rFonts w:cstheme="minorHAnsi"/>
          <w:b/>
          <w:bCs/>
        </w:rPr>
        <w:t>HTML5, CSS3</w:t>
      </w:r>
      <w:r w:rsidR="00E67029">
        <w:rPr>
          <w:rFonts w:cstheme="minorHAnsi"/>
          <w:b/>
          <w:bCs/>
        </w:rPr>
        <w:t xml:space="preserve"> </w:t>
      </w:r>
      <w:r w:rsidRPr="00C775F5">
        <w:rPr>
          <w:rFonts w:cstheme="minorHAnsi"/>
          <w:bCs/>
        </w:rPr>
        <w:t>and</w:t>
      </w:r>
      <w:r w:rsidRPr="00C775F5">
        <w:rPr>
          <w:rFonts w:cstheme="minorHAnsi"/>
          <w:b/>
          <w:bCs/>
        </w:rPr>
        <w:t xml:space="preserve"> JavaScript</w:t>
      </w:r>
      <w:r w:rsidRPr="00C775F5">
        <w:rPr>
          <w:rFonts w:cstheme="minorHAnsi"/>
        </w:rPr>
        <w:t>.</w:t>
      </w:r>
    </w:p>
    <w:p w14:paraId="732CDA5F" w14:textId="77777777" w:rsidR="008212B4" w:rsidRPr="00C775F5" w:rsidRDefault="00840D4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160" w:line="278" w:lineRule="auto"/>
        <w:jc w:val="both"/>
        <w:rPr>
          <w:rFonts w:asciiTheme="minorHAnsi" w:hAnsiTheme="minorHAnsi" w:cstheme="minorHAnsi"/>
          <w:color w:val="000000" w:themeColor="text1"/>
        </w:rPr>
      </w:pPr>
      <w:r w:rsidRPr="00C775F5">
        <w:rPr>
          <w:rFonts w:asciiTheme="minorHAnsi" w:hAnsiTheme="minorHAnsi" w:cstheme="minorHAnsi"/>
          <w:color w:val="000000" w:themeColor="text1"/>
        </w:rPr>
        <w:t xml:space="preserve">Leveraged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 xml:space="preserve">JavaScript, HTML5, </w:t>
      </w:r>
      <w:r w:rsidRPr="00C775F5">
        <w:rPr>
          <w:rFonts w:asciiTheme="minorHAnsi" w:hAnsiTheme="minorHAnsi" w:cstheme="minorHAnsi"/>
          <w:bCs/>
          <w:color w:val="000000" w:themeColor="text1"/>
        </w:rPr>
        <w:t>and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 xml:space="preserve"> CSS3 </w:t>
      </w:r>
      <w:r w:rsidRPr="00C775F5">
        <w:rPr>
          <w:rFonts w:asciiTheme="minorHAnsi" w:hAnsiTheme="minorHAnsi" w:cstheme="minorHAnsi"/>
          <w:color w:val="000000" w:themeColor="text1"/>
        </w:rPr>
        <w:t xml:space="preserve">alongside the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 xml:space="preserve">Material framework </w:t>
      </w:r>
      <w:r w:rsidRPr="00C775F5">
        <w:rPr>
          <w:rFonts w:asciiTheme="minorHAnsi" w:hAnsiTheme="minorHAnsi" w:cstheme="minorHAnsi"/>
          <w:color w:val="000000" w:themeColor="text1"/>
        </w:rPr>
        <w:t xml:space="preserve">to develop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 xml:space="preserve">dynamic </w:t>
      </w:r>
      <w:r w:rsidRPr="00C775F5">
        <w:rPr>
          <w:rFonts w:asciiTheme="minorHAnsi" w:hAnsiTheme="minorHAnsi" w:cstheme="minorHAnsi"/>
          <w:color w:val="000000" w:themeColor="text1"/>
        </w:rPr>
        <w:t xml:space="preserve">and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 xml:space="preserve">user-friendly single-page applications, </w:t>
      </w:r>
      <w:r w:rsidRPr="00C775F5">
        <w:rPr>
          <w:rFonts w:asciiTheme="minorHAnsi" w:hAnsiTheme="minorHAnsi" w:cstheme="minorHAnsi"/>
          <w:color w:val="000000" w:themeColor="text1"/>
        </w:rPr>
        <w:t>enhancing user experience and interactivity.</w:t>
      </w:r>
    </w:p>
    <w:p w14:paraId="732CDA60" w14:textId="77777777" w:rsidR="008212B4" w:rsidRPr="00C775F5" w:rsidRDefault="00840D4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160" w:line="278" w:lineRule="auto"/>
        <w:jc w:val="both"/>
        <w:rPr>
          <w:rFonts w:asciiTheme="minorHAnsi" w:hAnsiTheme="minorHAnsi" w:cstheme="minorHAnsi"/>
          <w:color w:val="000000" w:themeColor="text1"/>
        </w:rPr>
      </w:pPr>
      <w:r w:rsidRPr="00C775F5">
        <w:rPr>
          <w:rFonts w:asciiTheme="minorHAnsi" w:hAnsiTheme="minorHAnsi" w:cstheme="minorHAnsi"/>
          <w:color w:val="000000" w:themeColor="text1"/>
        </w:rPr>
        <w:t xml:space="preserve">Implemented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 xml:space="preserve">Angular </w:t>
      </w:r>
      <w:r w:rsidRPr="00C775F5">
        <w:rPr>
          <w:rFonts w:asciiTheme="minorHAnsi" w:hAnsiTheme="minorHAnsi" w:cstheme="minorHAnsi"/>
          <w:color w:val="000000" w:themeColor="text1"/>
        </w:rPr>
        <w:t>features like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 xml:space="preserve"> differential loading</w:t>
      </w:r>
      <w:r w:rsidRPr="00C775F5">
        <w:rPr>
          <w:rFonts w:asciiTheme="minorHAnsi" w:hAnsiTheme="minorHAnsi" w:cstheme="minorHAnsi"/>
          <w:color w:val="000000" w:themeColor="text1"/>
        </w:rPr>
        <w:t xml:space="preserve">,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>default browser configuration</w:t>
      </w:r>
      <w:r w:rsidR="00D62FD7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r w:rsidRPr="00C775F5">
        <w:rPr>
          <w:rFonts w:asciiTheme="minorHAnsi" w:hAnsiTheme="minorHAnsi" w:cstheme="minorHAnsi"/>
          <w:color w:val="000000" w:themeColor="text1"/>
        </w:rPr>
        <w:t>for optimized website performance. Enhanced</w:t>
      </w:r>
      <w:r w:rsidR="00D62FD7">
        <w:rPr>
          <w:rFonts w:asciiTheme="minorHAnsi" w:hAnsiTheme="minorHAnsi" w:cstheme="minorHAnsi"/>
          <w:color w:val="000000" w:themeColor="text1"/>
        </w:rPr>
        <w:t xml:space="preserve">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>UX</w:t>
      </w:r>
      <w:r w:rsidRPr="00C775F5">
        <w:rPr>
          <w:rFonts w:asciiTheme="minorHAnsi" w:hAnsiTheme="minorHAnsi" w:cstheme="minorHAnsi"/>
          <w:color w:val="000000" w:themeColor="text1"/>
        </w:rPr>
        <w:t xml:space="preserve"> with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>stricter settings</w:t>
      </w:r>
      <w:r w:rsidRPr="00C775F5">
        <w:rPr>
          <w:rFonts w:asciiTheme="minorHAnsi" w:hAnsiTheme="minorHAnsi" w:cstheme="minorHAnsi"/>
          <w:color w:val="000000" w:themeColor="text1"/>
        </w:rPr>
        <w:t>,</w:t>
      </w:r>
      <w:r w:rsidR="00D62FD7">
        <w:rPr>
          <w:rFonts w:asciiTheme="minorHAnsi" w:hAnsiTheme="minorHAnsi" w:cstheme="minorHAnsi"/>
          <w:color w:val="000000" w:themeColor="text1"/>
        </w:rPr>
        <w:t xml:space="preserve">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>date range picker</w:t>
      </w:r>
      <w:r w:rsidRPr="00C775F5">
        <w:rPr>
          <w:rFonts w:asciiTheme="minorHAnsi" w:hAnsiTheme="minorHAnsi" w:cstheme="minorHAnsi"/>
          <w:color w:val="000000" w:themeColor="text1"/>
        </w:rPr>
        <w:t xml:space="preserve">, and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>SEO</w:t>
      </w:r>
      <w:r w:rsidR="00D62FD7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r w:rsidRPr="00C775F5">
        <w:rPr>
          <w:rFonts w:asciiTheme="minorHAnsi" w:hAnsiTheme="minorHAnsi" w:cstheme="minorHAnsi"/>
          <w:color w:val="000000" w:themeColor="text1"/>
        </w:rPr>
        <w:t>for search engine visibility.</w:t>
      </w:r>
    </w:p>
    <w:p w14:paraId="732CDA61" w14:textId="6B364B12" w:rsidR="008212B4" w:rsidRPr="00F85AA7" w:rsidRDefault="00840D4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160" w:line="278" w:lineRule="auto"/>
        <w:jc w:val="both"/>
        <w:rPr>
          <w:rFonts w:asciiTheme="minorHAnsi" w:hAnsiTheme="minorHAnsi" w:cstheme="minorHAnsi"/>
          <w:color w:val="000000" w:themeColor="text1"/>
        </w:rPr>
      </w:pPr>
      <w:r w:rsidRPr="00C775F5">
        <w:rPr>
          <w:rFonts w:asciiTheme="minorHAnsi" w:hAnsiTheme="minorHAnsi" w:cstheme="minorHAnsi"/>
        </w:rPr>
        <w:t xml:space="preserve">Designed and developed Microservice components using </w:t>
      </w:r>
      <w:r w:rsidRPr="00C775F5">
        <w:rPr>
          <w:rFonts w:asciiTheme="minorHAnsi" w:hAnsiTheme="minorHAnsi" w:cstheme="minorHAnsi"/>
          <w:b/>
          <w:bCs/>
        </w:rPr>
        <w:t>Java, Spring Boot, and Spring Security</w:t>
      </w:r>
      <w:r w:rsidRPr="00C775F5">
        <w:rPr>
          <w:rFonts w:asciiTheme="minorHAnsi" w:hAnsiTheme="minorHAnsi" w:cstheme="minorHAnsi"/>
        </w:rPr>
        <w:t xml:space="preserve">, implementing </w:t>
      </w:r>
      <w:r w:rsidRPr="00C775F5">
        <w:rPr>
          <w:rFonts w:asciiTheme="minorHAnsi" w:hAnsiTheme="minorHAnsi" w:cstheme="minorHAnsi"/>
          <w:b/>
          <w:bCs/>
        </w:rPr>
        <w:t>RESTful web services</w:t>
      </w:r>
      <w:r w:rsidRPr="00C775F5">
        <w:rPr>
          <w:rFonts w:asciiTheme="minorHAnsi" w:hAnsiTheme="minorHAnsi" w:cstheme="minorHAnsi"/>
        </w:rPr>
        <w:t xml:space="preserve"> with </w:t>
      </w:r>
      <w:r w:rsidRPr="00C775F5">
        <w:rPr>
          <w:rFonts w:asciiTheme="minorHAnsi" w:hAnsiTheme="minorHAnsi" w:cstheme="minorHAnsi"/>
          <w:b/>
          <w:bCs/>
        </w:rPr>
        <w:t>Jenkins, Tomcat and Maven</w:t>
      </w:r>
      <w:r w:rsidRPr="00C775F5">
        <w:rPr>
          <w:rFonts w:asciiTheme="minorHAnsi" w:hAnsiTheme="minorHAnsi" w:cstheme="minorHAnsi"/>
        </w:rPr>
        <w:t>, ensuring robust architecture and efficient deployment.</w:t>
      </w:r>
    </w:p>
    <w:p w14:paraId="732CDA62" w14:textId="77777777" w:rsidR="008212B4" w:rsidRPr="00C775F5" w:rsidRDefault="00840D4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160" w:line="278" w:lineRule="auto"/>
        <w:jc w:val="both"/>
        <w:rPr>
          <w:rFonts w:asciiTheme="minorHAnsi" w:hAnsiTheme="minorHAnsi" w:cstheme="minorHAnsi"/>
          <w:color w:val="000000" w:themeColor="text1"/>
        </w:rPr>
      </w:pPr>
      <w:r w:rsidRPr="00C775F5">
        <w:rPr>
          <w:rFonts w:asciiTheme="minorHAnsi" w:hAnsiTheme="minorHAnsi" w:cstheme="minorHAnsi"/>
          <w:color w:val="000000" w:themeColor="text1"/>
        </w:rPr>
        <w:t xml:space="preserve">Maintained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>interface</w:t>
      </w:r>
      <w:r w:rsidRPr="00C775F5">
        <w:rPr>
          <w:rFonts w:asciiTheme="minorHAnsi" w:hAnsiTheme="minorHAnsi" w:cstheme="minorHAnsi"/>
          <w:color w:val="000000" w:themeColor="text1"/>
        </w:rPr>
        <w:t xml:space="preserve"> compatibility and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>concurrency</w:t>
      </w:r>
      <w:r w:rsidRPr="00C775F5">
        <w:rPr>
          <w:rFonts w:asciiTheme="minorHAnsi" w:hAnsiTheme="minorHAnsi" w:cstheme="minorHAnsi"/>
          <w:color w:val="000000" w:themeColor="text1"/>
        </w:rPr>
        <w:t xml:space="preserve"> in projects by utilizing new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>Java 8</w:t>
      </w:r>
      <w:r w:rsidRPr="00C775F5">
        <w:rPr>
          <w:rFonts w:asciiTheme="minorHAnsi" w:hAnsiTheme="minorHAnsi" w:cstheme="minorHAnsi"/>
          <w:color w:val="000000" w:themeColor="text1"/>
        </w:rPr>
        <w:t xml:space="preserve"> features like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>default</w:t>
      </w:r>
      <w:r w:rsidRPr="00C775F5">
        <w:rPr>
          <w:rFonts w:asciiTheme="minorHAnsi" w:hAnsiTheme="minorHAnsi" w:cstheme="minorHAnsi"/>
          <w:color w:val="000000" w:themeColor="text1"/>
        </w:rPr>
        <w:t xml:space="preserve"> and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>static methods</w:t>
      </w:r>
      <w:r w:rsidRPr="00C775F5">
        <w:rPr>
          <w:rFonts w:asciiTheme="minorHAnsi" w:hAnsiTheme="minorHAnsi" w:cstheme="minorHAnsi"/>
          <w:color w:val="000000" w:themeColor="text1"/>
        </w:rPr>
        <w:t xml:space="preserve">, as well as the </w:t>
      </w:r>
      <w:r w:rsidRPr="00C775F5">
        <w:rPr>
          <w:rFonts w:asciiTheme="minorHAnsi" w:hAnsiTheme="minorHAnsi" w:cstheme="minorHAnsi"/>
          <w:b/>
          <w:bCs/>
          <w:color w:val="000000" w:themeColor="text1"/>
        </w:rPr>
        <w:t xml:space="preserve">Concurrency API, </w:t>
      </w:r>
      <w:r w:rsidRPr="00C775F5">
        <w:rPr>
          <w:rFonts w:asciiTheme="minorHAnsi" w:hAnsiTheme="minorHAnsi" w:cstheme="minorHAnsi"/>
          <w:color w:val="000000" w:themeColor="text1"/>
        </w:rPr>
        <w:t>ensuring robustness and scalability.</w:t>
      </w:r>
    </w:p>
    <w:p w14:paraId="732CDA63" w14:textId="77777777" w:rsidR="008212B4" w:rsidRPr="00C775F5" w:rsidRDefault="00840D4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160" w:line="278" w:lineRule="auto"/>
        <w:jc w:val="both"/>
        <w:rPr>
          <w:rFonts w:asciiTheme="minorHAnsi" w:hAnsiTheme="minorHAnsi" w:cstheme="minorHAnsi"/>
          <w:color w:val="000000" w:themeColor="text1"/>
        </w:rPr>
      </w:pPr>
      <w:r w:rsidRPr="00C775F5">
        <w:rPr>
          <w:rFonts w:asciiTheme="minorHAnsi" w:hAnsiTheme="minorHAnsi" w:cstheme="minorHAnsi"/>
        </w:rPr>
        <w:t xml:space="preserve">Engineered business logic by harnessing core </w:t>
      </w:r>
      <w:r w:rsidRPr="00C775F5">
        <w:rPr>
          <w:rFonts w:asciiTheme="minorHAnsi" w:hAnsiTheme="minorHAnsi" w:cstheme="minorHAnsi"/>
          <w:b/>
          <w:bCs/>
        </w:rPr>
        <w:t>Java 8</w:t>
      </w:r>
      <w:r w:rsidRPr="00C775F5">
        <w:rPr>
          <w:rFonts w:asciiTheme="minorHAnsi" w:hAnsiTheme="minorHAnsi" w:cstheme="minorHAnsi"/>
        </w:rPr>
        <w:t xml:space="preserve"> attributes, including lambda expressions, streams, and predicates, optimizing code for clarity and maintainability.</w:t>
      </w:r>
    </w:p>
    <w:p w14:paraId="732CDA64" w14:textId="77777777" w:rsidR="008212B4" w:rsidRPr="00C775F5" w:rsidRDefault="00840D4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160" w:line="278" w:lineRule="auto"/>
        <w:jc w:val="both"/>
        <w:rPr>
          <w:rFonts w:asciiTheme="minorHAnsi" w:hAnsiTheme="minorHAnsi" w:cstheme="minorHAnsi"/>
          <w:color w:val="000000" w:themeColor="text1"/>
        </w:rPr>
      </w:pPr>
      <w:r w:rsidRPr="00C775F5">
        <w:rPr>
          <w:rFonts w:asciiTheme="minorHAnsi" w:hAnsiTheme="minorHAnsi" w:cstheme="minorHAnsi"/>
        </w:rPr>
        <w:t xml:space="preserve">Demonstrated proficiency in leveraging </w:t>
      </w:r>
      <w:r w:rsidRPr="00C775F5">
        <w:rPr>
          <w:rFonts w:asciiTheme="minorHAnsi" w:hAnsiTheme="minorHAnsi" w:cstheme="minorHAnsi"/>
          <w:b/>
          <w:bCs/>
        </w:rPr>
        <w:t>Java 8's Streams API</w:t>
      </w:r>
      <w:r w:rsidRPr="00C775F5">
        <w:rPr>
          <w:rFonts w:asciiTheme="minorHAnsi" w:hAnsiTheme="minorHAnsi" w:cstheme="minorHAnsi"/>
        </w:rPr>
        <w:t xml:space="preserve"> for dynamic data manipulation and transformation, employing operations like </w:t>
      </w:r>
      <w:r w:rsidRPr="00C775F5">
        <w:rPr>
          <w:rFonts w:asciiTheme="minorHAnsi" w:hAnsiTheme="minorHAnsi" w:cstheme="minorHAnsi"/>
          <w:b/>
          <w:bCs/>
        </w:rPr>
        <w:t>filter, map, reduce, and collect.</w:t>
      </w:r>
    </w:p>
    <w:p w14:paraId="732CDA65" w14:textId="77777777" w:rsidR="008212B4" w:rsidRPr="00C775F5" w:rsidRDefault="00840D4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160" w:line="278" w:lineRule="auto"/>
        <w:jc w:val="both"/>
        <w:rPr>
          <w:rFonts w:asciiTheme="minorHAnsi" w:hAnsiTheme="minorHAnsi" w:cstheme="minorHAnsi"/>
          <w:color w:val="000000" w:themeColor="text1"/>
        </w:rPr>
      </w:pPr>
      <w:r w:rsidRPr="00C775F5">
        <w:rPr>
          <w:rFonts w:asciiTheme="minorHAnsi" w:hAnsiTheme="minorHAnsi" w:cstheme="minorHAnsi"/>
        </w:rPr>
        <w:t xml:space="preserve">Demonstrated expertise in utilizing tools for N-tier and </w:t>
      </w:r>
      <w:r w:rsidRPr="00C775F5">
        <w:rPr>
          <w:rFonts w:asciiTheme="minorHAnsi" w:hAnsiTheme="minorHAnsi" w:cstheme="minorHAnsi"/>
          <w:b/>
          <w:bCs/>
        </w:rPr>
        <w:t>Microservices</w:t>
      </w:r>
      <w:r w:rsidRPr="00C775F5">
        <w:rPr>
          <w:rFonts w:asciiTheme="minorHAnsi" w:hAnsiTheme="minorHAnsi" w:cstheme="minorHAnsi"/>
        </w:rPr>
        <w:t xml:space="preserve"> architecture applications, including </w:t>
      </w:r>
      <w:r w:rsidRPr="00C775F5">
        <w:rPr>
          <w:rFonts w:asciiTheme="minorHAnsi" w:hAnsiTheme="minorHAnsi" w:cstheme="minorHAnsi"/>
          <w:b/>
          <w:bCs/>
        </w:rPr>
        <w:t>Spring Boot.</w:t>
      </w:r>
      <w:r w:rsidR="00D62FD7">
        <w:rPr>
          <w:rFonts w:asciiTheme="minorHAnsi" w:hAnsiTheme="minorHAnsi" w:cstheme="minorHAnsi"/>
          <w:b/>
          <w:bCs/>
        </w:rPr>
        <w:t xml:space="preserve"> </w:t>
      </w:r>
      <w:r w:rsidRPr="00C775F5">
        <w:rPr>
          <w:rFonts w:asciiTheme="minorHAnsi" w:hAnsiTheme="minorHAnsi" w:cstheme="minorHAnsi"/>
        </w:rPr>
        <w:t xml:space="preserve">Implemented </w:t>
      </w:r>
      <w:r w:rsidRPr="00C775F5">
        <w:rPr>
          <w:rFonts w:asciiTheme="minorHAnsi" w:hAnsiTheme="minorHAnsi" w:cstheme="minorHAnsi"/>
          <w:b/>
          <w:bCs/>
        </w:rPr>
        <w:t>RESTful</w:t>
      </w:r>
      <w:r w:rsidRPr="00C775F5">
        <w:rPr>
          <w:rFonts w:asciiTheme="minorHAnsi" w:hAnsiTheme="minorHAnsi" w:cstheme="minorHAnsi"/>
        </w:rPr>
        <w:t xml:space="preserve"> Web Services consumed by multiple intranet applications.</w:t>
      </w:r>
    </w:p>
    <w:p w14:paraId="732CDA66" w14:textId="77777777" w:rsidR="008212B4" w:rsidRPr="00C775F5" w:rsidRDefault="00840D4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160" w:line="278" w:lineRule="auto"/>
        <w:jc w:val="both"/>
        <w:rPr>
          <w:rFonts w:asciiTheme="minorHAnsi" w:hAnsiTheme="minorHAnsi" w:cstheme="minorHAnsi"/>
          <w:color w:val="000000" w:themeColor="text1"/>
        </w:rPr>
      </w:pPr>
      <w:r w:rsidRPr="00C775F5">
        <w:rPr>
          <w:rFonts w:asciiTheme="minorHAnsi" w:hAnsiTheme="minorHAnsi" w:cstheme="minorHAnsi"/>
        </w:rPr>
        <w:t xml:space="preserve">Leveraged </w:t>
      </w:r>
      <w:r w:rsidRPr="00C775F5">
        <w:rPr>
          <w:rFonts w:asciiTheme="minorHAnsi" w:hAnsiTheme="minorHAnsi" w:cstheme="minorHAnsi"/>
          <w:b/>
          <w:bCs/>
        </w:rPr>
        <w:t>GCP's</w:t>
      </w:r>
      <w:r w:rsidRPr="00C775F5">
        <w:rPr>
          <w:rFonts w:asciiTheme="minorHAnsi" w:hAnsiTheme="minorHAnsi" w:cstheme="minorHAnsi"/>
        </w:rPr>
        <w:t xml:space="preserve"> storage services, such as </w:t>
      </w:r>
      <w:r w:rsidRPr="00C775F5">
        <w:rPr>
          <w:rFonts w:asciiTheme="minorHAnsi" w:hAnsiTheme="minorHAnsi" w:cstheme="minorHAnsi"/>
          <w:b/>
          <w:bCs/>
        </w:rPr>
        <w:t>Cloud Storage</w:t>
      </w:r>
      <w:r w:rsidRPr="00C775F5">
        <w:rPr>
          <w:rFonts w:asciiTheme="minorHAnsi" w:hAnsiTheme="minorHAnsi" w:cstheme="minorHAnsi"/>
        </w:rPr>
        <w:t xml:space="preserve"> and </w:t>
      </w:r>
      <w:r w:rsidRPr="00C775F5">
        <w:rPr>
          <w:rFonts w:asciiTheme="minorHAnsi" w:hAnsiTheme="minorHAnsi" w:cstheme="minorHAnsi"/>
          <w:b/>
          <w:bCs/>
        </w:rPr>
        <w:t>Cloud Fire store</w:t>
      </w:r>
      <w:r w:rsidRPr="00C775F5">
        <w:rPr>
          <w:rFonts w:asciiTheme="minorHAnsi" w:hAnsiTheme="minorHAnsi" w:cstheme="minorHAnsi"/>
        </w:rPr>
        <w:t>, for scalable and cost-effective storage solutions tailored to specific application requirements.</w:t>
      </w:r>
    </w:p>
    <w:p w14:paraId="732CDA67" w14:textId="77777777" w:rsidR="008212B4" w:rsidRPr="00C775F5" w:rsidRDefault="00840D4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160" w:line="278" w:lineRule="auto"/>
        <w:jc w:val="both"/>
        <w:rPr>
          <w:rFonts w:asciiTheme="minorHAnsi" w:hAnsiTheme="minorHAnsi" w:cstheme="minorHAnsi"/>
          <w:color w:val="000000" w:themeColor="text1"/>
        </w:rPr>
      </w:pPr>
      <w:r w:rsidRPr="00C775F5">
        <w:rPr>
          <w:rFonts w:asciiTheme="minorHAnsi" w:hAnsiTheme="minorHAnsi" w:cstheme="minorHAnsi"/>
        </w:rPr>
        <w:t>Demonstrated proficiency in implementing Message Oriented Middleware using</w:t>
      </w:r>
      <w:r w:rsidRPr="00C775F5">
        <w:rPr>
          <w:rFonts w:asciiTheme="minorHAnsi" w:hAnsiTheme="minorHAnsi" w:cstheme="minorHAnsi"/>
          <w:b/>
          <w:bCs/>
        </w:rPr>
        <w:t xml:space="preserve"> Apache Kafka</w:t>
      </w:r>
      <w:r w:rsidRPr="00C775F5">
        <w:rPr>
          <w:rFonts w:asciiTheme="minorHAnsi" w:hAnsiTheme="minorHAnsi" w:cstheme="minorHAnsi"/>
        </w:rPr>
        <w:t>.</w:t>
      </w:r>
    </w:p>
    <w:p w14:paraId="732CDA68" w14:textId="77777777" w:rsidR="008212B4" w:rsidRPr="00C775F5" w:rsidRDefault="00840D4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160" w:line="278" w:lineRule="auto"/>
        <w:jc w:val="both"/>
        <w:rPr>
          <w:rFonts w:asciiTheme="minorHAnsi" w:hAnsiTheme="minorHAnsi" w:cstheme="minorHAnsi"/>
          <w:color w:val="000000" w:themeColor="text1"/>
        </w:rPr>
      </w:pPr>
      <w:r w:rsidRPr="00C775F5">
        <w:rPr>
          <w:rFonts w:asciiTheme="minorHAnsi" w:hAnsiTheme="minorHAnsi" w:cstheme="minorHAnsi"/>
        </w:rPr>
        <w:t xml:space="preserve">Implemented </w:t>
      </w:r>
      <w:r w:rsidRPr="00C775F5">
        <w:rPr>
          <w:rFonts w:asciiTheme="minorHAnsi" w:hAnsiTheme="minorHAnsi" w:cstheme="minorHAnsi"/>
          <w:b/>
          <w:bCs/>
        </w:rPr>
        <w:t>Kafka</w:t>
      </w:r>
      <w:r w:rsidRPr="00C775F5">
        <w:rPr>
          <w:rFonts w:asciiTheme="minorHAnsi" w:hAnsiTheme="minorHAnsi" w:cstheme="minorHAnsi"/>
        </w:rPr>
        <w:t xml:space="preserve"> to establish efficient messaging patterns within applications.</w:t>
      </w:r>
    </w:p>
    <w:p w14:paraId="732CDA69" w14:textId="77777777" w:rsidR="008212B4" w:rsidRPr="00C775F5" w:rsidRDefault="00840D4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160" w:line="278" w:lineRule="auto"/>
        <w:jc w:val="both"/>
        <w:rPr>
          <w:rFonts w:asciiTheme="minorHAnsi" w:hAnsiTheme="minorHAnsi" w:cstheme="minorHAnsi"/>
          <w:color w:val="000000" w:themeColor="text1"/>
        </w:rPr>
      </w:pPr>
      <w:r w:rsidRPr="00C775F5">
        <w:rPr>
          <w:rFonts w:asciiTheme="minorHAnsi" w:hAnsiTheme="minorHAnsi" w:cstheme="minorHAnsi"/>
        </w:rPr>
        <w:t xml:space="preserve">Developed comprehensive </w:t>
      </w:r>
      <w:r w:rsidRPr="00C775F5">
        <w:rPr>
          <w:rFonts w:asciiTheme="minorHAnsi" w:hAnsiTheme="minorHAnsi" w:cstheme="minorHAnsi"/>
          <w:b/>
          <w:bCs/>
        </w:rPr>
        <w:t>JUnit</w:t>
      </w:r>
      <w:r w:rsidRPr="00C775F5">
        <w:rPr>
          <w:rFonts w:asciiTheme="minorHAnsi" w:hAnsiTheme="minorHAnsi" w:cstheme="minorHAnsi"/>
        </w:rPr>
        <w:t xml:space="preserve"> test suites covering various components and functionalities of the application. Created mock objects for external dependencies using </w:t>
      </w:r>
      <w:r w:rsidRPr="00C775F5">
        <w:rPr>
          <w:rFonts w:asciiTheme="minorHAnsi" w:hAnsiTheme="minorHAnsi" w:cstheme="minorHAnsi"/>
          <w:b/>
          <w:bCs/>
        </w:rPr>
        <w:t>Mockito</w:t>
      </w:r>
      <w:r w:rsidRPr="00C775F5">
        <w:rPr>
          <w:rFonts w:asciiTheme="minorHAnsi" w:hAnsiTheme="minorHAnsi" w:cstheme="minorHAnsi"/>
        </w:rPr>
        <w:t>, allowing for the isolation of specific components during testing.</w:t>
      </w:r>
    </w:p>
    <w:p w14:paraId="732CDA6A" w14:textId="77777777" w:rsidR="008212B4" w:rsidRPr="00C775F5" w:rsidRDefault="00840D4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160" w:line="278" w:lineRule="auto"/>
        <w:jc w:val="both"/>
        <w:rPr>
          <w:rFonts w:asciiTheme="minorHAnsi" w:hAnsiTheme="minorHAnsi" w:cstheme="minorHAnsi"/>
          <w:color w:val="000000" w:themeColor="text1"/>
        </w:rPr>
      </w:pPr>
      <w:r w:rsidRPr="00C775F5">
        <w:rPr>
          <w:rFonts w:asciiTheme="minorHAnsi" w:hAnsiTheme="minorHAnsi" w:cstheme="minorHAnsi"/>
        </w:rPr>
        <w:t xml:space="preserve">Managed and administered </w:t>
      </w:r>
      <w:r w:rsidRPr="00C775F5">
        <w:rPr>
          <w:rFonts w:asciiTheme="minorHAnsi" w:hAnsiTheme="minorHAnsi" w:cstheme="minorHAnsi"/>
          <w:b/>
          <w:bCs/>
        </w:rPr>
        <w:t>Oracle</w:t>
      </w:r>
      <w:r w:rsidRPr="00C775F5">
        <w:rPr>
          <w:rFonts w:asciiTheme="minorHAnsi" w:hAnsiTheme="minorHAnsi" w:cstheme="minorHAnsi"/>
        </w:rPr>
        <w:t xml:space="preserve"> databases, overseeing tasks such as installation, maintenance. Implemented robust backup and recovery strategies, ensuring data integrity, and minimizing downtime in case of system failures.</w:t>
      </w:r>
    </w:p>
    <w:p w14:paraId="732CDA6B" w14:textId="77777777" w:rsidR="008212B4" w:rsidRPr="007F0778" w:rsidRDefault="00840D4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160" w:line="278" w:lineRule="auto"/>
        <w:jc w:val="both"/>
        <w:rPr>
          <w:rFonts w:asciiTheme="minorHAnsi" w:hAnsiTheme="minorHAnsi" w:cstheme="minorHAnsi"/>
          <w:b/>
          <w:bCs/>
          <w:iCs/>
          <w:color w:val="FFFFFF" w:themeColor="background1"/>
        </w:rPr>
      </w:pPr>
      <w:r w:rsidRPr="00C775F5">
        <w:rPr>
          <w:rFonts w:asciiTheme="minorHAnsi" w:hAnsiTheme="minorHAnsi" w:cstheme="minorHAnsi"/>
        </w:rPr>
        <w:t xml:space="preserve">Optimized </w:t>
      </w:r>
      <w:r w:rsidRPr="00C775F5">
        <w:rPr>
          <w:rFonts w:asciiTheme="minorHAnsi" w:hAnsiTheme="minorHAnsi" w:cstheme="minorHAnsi"/>
          <w:b/>
          <w:bCs/>
        </w:rPr>
        <w:t>SQL</w:t>
      </w:r>
      <w:r w:rsidRPr="00C775F5">
        <w:rPr>
          <w:rFonts w:asciiTheme="minorHAnsi" w:hAnsiTheme="minorHAnsi" w:cstheme="minorHAnsi"/>
        </w:rPr>
        <w:t xml:space="preserve"> queries and </w:t>
      </w:r>
      <w:r w:rsidRPr="00C775F5">
        <w:rPr>
          <w:rFonts w:asciiTheme="minorHAnsi" w:hAnsiTheme="minorHAnsi" w:cstheme="minorHAnsi"/>
          <w:b/>
          <w:bCs/>
        </w:rPr>
        <w:t xml:space="preserve">Oracle </w:t>
      </w:r>
      <w:r w:rsidRPr="00C775F5">
        <w:rPr>
          <w:rFonts w:asciiTheme="minorHAnsi" w:hAnsiTheme="minorHAnsi" w:cstheme="minorHAnsi"/>
        </w:rPr>
        <w:t xml:space="preserve">database performance by fine-tuning indexes, analyzing execution plans, and collaborating with development teams to enhance application efficiency. </w:t>
      </w:r>
    </w:p>
    <w:p w14:paraId="02E2672A" w14:textId="77777777" w:rsidR="007F0778" w:rsidRPr="00C775F5" w:rsidRDefault="007F077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160" w:line="278" w:lineRule="auto"/>
        <w:jc w:val="both"/>
        <w:rPr>
          <w:rFonts w:asciiTheme="minorHAnsi" w:hAnsiTheme="minorHAnsi" w:cstheme="minorHAnsi"/>
          <w:b/>
          <w:bCs/>
          <w:iCs/>
          <w:color w:val="FFFFFF" w:themeColor="background1"/>
        </w:rPr>
      </w:pPr>
    </w:p>
    <w:p w14:paraId="732CDA6C" w14:textId="77777777" w:rsidR="008212B4" w:rsidRPr="00C775F5" w:rsidRDefault="00840D47">
      <w:pPr>
        <w:pStyle w:val="ListParagraph"/>
        <w:widowControl w:val="0"/>
        <w:autoSpaceDE w:val="0"/>
        <w:autoSpaceDN w:val="0"/>
        <w:spacing w:after="160" w:line="278" w:lineRule="auto"/>
        <w:ind w:left="0"/>
        <w:jc w:val="both"/>
        <w:rPr>
          <w:rFonts w:asciiTheme="minorHAnsi" w:hAnsiTheme="minorHAnsi" w:cstheme="minorHAnsi"/>
        </w:rPr>
      </w:pPr>
      <w:r w:rsidRPr="00C775F5">
        <w:rPr>
          <w:rFonts w:asciiTheme="minorHAnsi" w:hAnsiTheme="minorHAnsi" w:cstheme="minorHAnsi"/>
          <w:b/>
          <w:bCs/>
        </w:rPr>
        <w:t xml:space="preserve">Environment: </w:t>
      </w:r>
      <w:r w:rsidRPr="00C775F5">
        <w:rPr>
          <w:rFonts w:asciiTheme="minorHAnsi" w:hAnsiTheme="minorHAnsi" w:cstheme="minorHAnsi"/>
        </w:rPr>
        <w:t xml:space="preserve">Agile, HTML5, CSS3, JavaScript, </w:t>
      </w:r>
      <w:r w:rsidRPr="00C775F5">
        <w:rPr>
          <w:rFonts w:asciiTheme="minorHAnsi" w:hAnsiTheme="minorHAnsi" w:cstheme="minorHAnsi"/>
          <w:color w:val="000000" w:themeColor="text1"/>
        </w:rPr>
        <w:t xml:space="preserve">Angular 6, </w:t>
      </w:r>
      <w:r w:rsidRPr="00C775F5">
        <w:rPr>
          <w:rFonts w:asciiTheme="minorHAnsi" w:hAnsiTheme="minorHAnsi" w:cstheme="minorHAnsi"/>
        </w:rPr>
        <w:t>Java 8, Spring boot, RESTful, Microservices, GCP, Kafka, Junit, Mockito, Oracle.</w:t>
      </w:r>
    </w:p>
    <w:p w14:paraId="732CDA6D" w14:textId="77777777" w:rsidR="00B82CB3" w:rsidRPr="00C775F5" w:rsidRDefault="00B82CB3" w:rsidP="002C5B2E">
      <w:pPr>
        <w:pStyle w:val="NoSpacing"/>
        <w:spacing w:line="276" w:lineRule="auto"/>
        <w:rPr>
          <w:rFonts w:cstheme="minorHAnsi"/>
          <w:b/>
          <w:bCs/>
        </w:rPr>
      </w:pPr>
    </w:p>
    <w:p w14:paraId="732CDA6E" w14:textId="77777777" w:rsidR="002C5B2E" w:rsidRPr="00C775F5" w:rsidRDefault="002C5B2E" w:rsidP="002C5B2E">
      <w:pPr>
        <w:pStyle w:val="NoSpacing"/>
        <w:spacing w:line="276" w:lineRule="auto"/>
        <w:rPr>
          <w:rFonts w:cstheme="minorHAnsi"/>
          <w:b/>
          <w:bCs/>
        </w:rPr>
      </w:pPr>
      <w:r w:rsidRPr="00C775F5">
        <w:rPr>
          <w:rFonts w:cstheme="minorHAnsi"/>
          <w:b/>
          <w:bCs/>
        </w:rPr>
        <w:t>Client:</w:t>
      </w:r>
      <w:r w:rsidRPr="00C775F5">
        <w:rPr>
          <w:rFonts w:cstheme="minorHAnsi"/>
          <w:b/>
          <w:bCs/>
        </w:rPr>
        <w:tab/>
        <w:t>Nanomindz Technologies Pvt. Limited, India</w:t>
      </w:r>
      <w:r w:rsidRPr="00C775F5">
        <w:rPr>
          <w:rFonts w:cstheme="minorHAnsi"/>
          <w:b/>
          <w:bCs/>
        </w:rPr>
        <w:tab/>
      </w:r>
      <w:r w:rsidRPr="00C775F5">
        <w:rPr>
          <w:rFonts w:cstheme="minorHAnsi"/>
          <w:b/>
          <w:bCs/>
        </w:rPr>
        <w:tab/>
      </w:r>
      <w:r w:rsidRPr="00C775F5">
        <w:rPr>
          <w:rFonts w:cstheme="minorHAnsi"/>
          <w:b/>
          <w:bCs/>
        </w:rPr>
        <w:tab/>
      </w:r>
      <w:r w:rsidRPr="00C775F5">
        <w:rPr>
          <w:rFonts w:cstheme="minorHAnsi"/>
          <w:b/>
          <w:bCs/>
        </w:rPr>
        <w:tab/>
        <w:t xml:space="preserve"> May 2015 – Dec 2016</w:t>
      </w:r>
    </w:p>
    <w:p w14:paraId="732CDA6F" w14:textId="77777777" w:rsidR="002C5B2E" w:rsidRPr="00C775F5" w:rsidRDefault="002C5B2E" w:rsidP="002C5B2E">
      <w:pPr>
        <w:pStyle w:val="NoSpacing"/>
        <w:spacing w:line="276" w:lineRule="auto"/>
        <w:rPr>
          <w:rFonts w:cstheme="minorHAnsi"/>
          <w:b/>
          <w:bCs/>
        </w:rPr>
      </w:pPr>
      <w:r w:rsidRPr="00C775F5">
        <w:rPr>
          <w:rFonts w:cstheme="minorHAnsi"/>
          <w:b/>
          <w:bCs/>
        </w:rPr>
        <w:t>Role: Java/J2EE Consultant</w:t>
      </w:r>
    </w:p>
    <w:p w14:paraId="732CDA70" w14:textId="77777777" w:rsidR="007F0778" w:rsidRDefault="00B82CB3" w:rsidP="007F0778">
      <w:pPr>
        <w:pStyle w:val="NoSpacing"/>
        <w:spacing w:line="276" w:lineRule="auto"/>
        <w:rPr>
          <w:rFonts w:cstheme="minorHAnsi"/>
          <w:b/>
          <w:bCs/>
          <w:lang w:val="en-IN"/>
        </w:rPr>
      </w:pPr>
      <w:r w:rsidRPr="00C775F5">
        <w:rPr>
          <w:rFonts w:cstheme="minorHAnsi"/>
          <w:b/>
          <w:bCs/>
          <w:lang w:val="en-IN"/>
        </w:rPr>
        <w:t>Responsibilities:</w:t>
      </w:r>
    </w:p>
    <w:p w14:paraId="732CDA73" w14:textId="77777777" w:rsidR="00B82CB3" w:rsidRPr="00C775F5" w:rsidRDefault="00B82CB3" w:rsidP="007F0778">
      <w:pPr>
        <w:pStyle w:val="NoSpacing"/>
        <w:numPr>
          <w:ilvl w:val="0"/>
          <w:numId w:val="6"/>
        </w:numPr>
        <w:spacing w:line="276" w:lineRule="auto"/>
        <w:rPr>
          <w:rFonts w:cstheme="minorHAnsi"/>
          <w:lang w:val="en-IN"/>
        </w:rPr>
      </w:pPr>
      <w:r w:rsidRPr="00C775F5">
        <w:rPr>
          <w:rFonts w:cstheme="minorHAnsi"/>
          <w:lang w:val="en-IN"/>
        </w:rPr>
        <w:t>Designed cascading style sheets and </w:t>
      </w:r>
      <w:r w:rsidRPr="00C775F5">
        <w:rPr>
          <w:rFonts w:cstheme="minorHAnsi"/>
          <w:b/>
          <w:bCs/>
          <w:lang w:val="en-IN"/>
        </w:rPr>
        <w:t>XML</w:t>
      </w:r>
      <w:r w:rsidRPr="00C775F5">
        <w:rPr>
          <w:rFonts w:cstheme="minorHAnsi"/>
          <w:lang w:val="en-IN"/>
        </w:rPr>
        <w:t> part of Order entry Module &amp; Product Search Module and did client-side validations with java script.</w:t>
      </w:r>
    </w:p>
    <w:p w14:paraId="732CDA74" w14:textId="77777777" w:rsidR="00B82CB3" w:rsidRPr="00C775F5" w:rsidRDefault="00B82CB3" w:rsidP="00B82CB3">
      <w:pPr>
        <w:pStyle w:val="NoSpacing"/>
        <w:numPr>
          <w:ilvl w:val="0"/>
          <w:numId w:val="6"/>
        </w:numPr>
        <w:spacing w:line="276" w:lineRule="auto"/>
        <w:rPr>
          <w:rFonts w:cstheme="minorHAnsi"/>
          <w:lang w:val="en-IN"/>
        </w:rPr>
      </w:pPr>
      <w:r w:rsidRPr="00C775F5">
        <w:rPr>
          <w:rFonts w:cstheme="minorHAnsi"/>
          <w:lang w:val="en-IN"/>
        </w:rPr>
        <w:t xml:space="preserve">Developed client customized interfaces for various clients using </w:t>
      </w:r>
      <w:r w:rsidRPr="00C775F5">
        <w:rPr>
          <w:rFonts w:cstheme="minorHAnsi"/>
          <w:b/>
          <w:bCs/>
          <w:lang w:val="en-IN"/>
        </w:rPr>
        <w:t>CSS</w:t>
      </w:r>
      <w:r w:rsidRPr="00C775F5">
        <w:rPr>
          <w:rFonts w:cstheme="minorHAnsi"/>
          <w:lang w:val="en-IN"/>
        </w:rPr>
        <w:t xml:space="preserve"> and </w:t>
      </w:r>
      <w:r w:rsidRPr="00C775F5">
        <w:rPr>
          <w:rFonts w:cstheme="minorHAnsi"/>
          <w:b/>
          <w:bCs/>
          <w:lang w:val="en-IN"/>
        </w:rPr>
        <w:t>JavaScript</w:t>
      </w:r>
      <w:r w:rsidRPr="00C775F5">
        <w:rPr>
          <w:rFonts w:cstheme="minorHAnsi"/>
          <w:lang w:val="en-IN"/>
        </w:rPr>
        <w:t>.</w:t>
      </w:r>
    </w:p>
    <w:p w14:paraId="732CDA75" w14:textId="77777777" w:rsidR="00B82CB3" w:rsidRPr="00C775F5" w:rsidRDefault="00B82CB3" w:rsidP="00B82CB3">
      <w:pPr>
        <w:pStyle w:val="NoSpacing"/>
        <w:numPr>
          <w:ilvl w:val="0"/>
          <w:numId w:val="6"/>
        </w:numPr>
        <w:spacing w:line="276" w:lineRule="auto"/>
        <w:rPr>
          <w:rFonts w:cstheme="minorHAnsi"/>
          <w:lang w:val="en-IN"/>
        </w:rPr>
      </w:pPr>
      <w:r w:rsidRPr="00C775F5">
        <w:rPr>
          <w:rFonts w:cstheme="minorHAnsi"/>
          <w:lang w:val="en-IN"/>
        </w:rPr>
        <w:t xml:space="preserve">Designed and implemented the User interface using </w:t>
      </w:r>
      <w:r w:rsidRPr="00C775F5">
        <w:rPr>
          <w:rFonts w:cstheme="minorHAnsi"/>
          <w:b/>
          <w:bCs/>
          <w:lang w:val="en-IN"/>
        </w:rPr>
        <w:t>HTML</w:t>
      </w:r>
      <w:r w:rsidRPr="00C775F5">
        <w:rPr>
          <w:rFonts w:cstheme="minorHAnsi"/>
          <w:lang w:val="en-IN"/>
        </w:rPr>
        <w:t xml:space="preserve">, </w:t>
      </w:r>
      <w:r w:rsidRPr="00C775F5">
        <w:rPr>
          <w:rFonts w:cstheme="minorHAnsi"/>
          <w:b/>
          <w:bCs/>
          <w:lang w:val="en-IN"/>
        </w:rPr>
        <w:t>CSS</w:t>
      </w:r>
      <w:r w:rsidRPr="00C775F5">
        <w:rPr>
          <w:rFonts w:cstheme="minorHAnsi"/>
          <w:lang w:val="en-IN"/>
        </w:rPr>
        <w:t xml:space="preserve">, JavaScript and </w:t>
      </w:r>
      <w:r w:rsidRPr="00C775F5">
        <w:rPr>
          <w:rFonts w:cstheme="minorHAnsi"/>
          <w:b/>
          <w:bCs/>
          <w:lang w:val="en-IN"/>
        </w:rPr>
        <w:t>SQL</w:t>
      </w:r>
      <w:r w:rsidRPr="00C775F5">
        <w:rPr>
          <w:rFonts w:cstheme="minorHAnsi"/>
          <w:lang w:val="en-IN"/>
        </w:rPr>
        <w:t xml:space="preserve"> Server.</w:t>
      </w:r>
    </w:p>
    <w:p w14:paraId="732CDA76" w14:textId="77777777" w:rsidR="00B82CB3" w:rsidRPr="00C775F5" w:rsidRDefault="00B82CB3" w:rsidP="00B82CB3">
      <w:pPr>
        <w:pStyle w:val="NoSpacing"/>
        <w:numPr>
          <w:ilvl w:val="0"/>
          <w:numId w:val="6"/>
        </w:numPr>
        <w:spacing w:line="276" w:lineRule="auto"/>
        <w:rPr>
          <w:rFonts w:cstheme="minorHAnsi"/>
          <w:lang w:val="en-IN"/>
        </w:rPr>
      </w:pPr>
      <w:r w:rsidRPr="00C775F5">
        <w:rPr>
          <w:rFonts w:cstheme="minorHAnsi"/>
          <w:lang w:val="en-IN"/>
        </w:rPr>
        <w:t xml:space="preserve">Developed Interfaces using JSP based on the Users, Roles, and Permissions. Screen options were displayed on User permissions. This was coded using Custom Tags in </w:t>
      </w:r>
      <w:r w:rsidRPr="00C775F5">
        <w:rPr>
          <w:rFonts w:cstheme="minorHAnsi"/>
          <w:b/>
          <w:bCs/>
          <w:lang w:val="en-IN"/>
        </w:rPr>
        <w:t>JSP</w:t>
      </w:r>
      <w:r w:rsidRPr="00C775F5">
        <w:rPr>
          <w:rFonts w:cstheme="minorHAnsi"/>
          <w:lang w:val="en-IN"/>
        </w:rPr>
        <w:t xml:space="preserve"> using Tag Libraries.</w:t>
      </w:r>
    </w:p>
    <w:p w14:paraId="732CDA77" w14:textId="77777777" w:rsidR="00B82CB3" w:rsidRPr="00C775F5" w:rsidRDefault="00B82CB3" w:rsidP="00B82CB3">
      <w:pPr>
        <w:pStyle w:val="NoSpacing"/>
        <w:numPr>
          <w:ilvl w:val="0"/>
          <w:numId w:val="6"/>
        </w:numPr>
        <w:spacing w:line="276" w:lineRule="auto"/>
        <w:rPr>
          <w:rFonts w:cstheme="minorHAnsi"/>
          <w:lang w:val="en-IN"/>
        </w:rPr>
      </w:pPr>
      <w:r w:rsidRPr="00C775F5">
        <w:rPr>
          <w:rFonts w:cstheme="minorHAnsi"/>
          <w:lang w:val="en-IN"/>
        </w:rPr>
        <w:lastRenderedPageBreak/>
        <w:t xml:space="preserve">Created web services using Advanced </w:t>
      </w:r>
      <w:r w:rsidRPr="00C775F5">
        <w:rPr>
          <w:rFonts w:cstheme="minorHAnsi"/>
          <w:b/>
          <w:bCs/>
          <w:lang w:val="en-IN"/>
        </w:rPr>
        <w:t>J2EE</w:t>
      </w:r>
      <w:r w:rsidRPr="00C775F5">
        <w:rPr>
          <w:rFonts w:cstheme="minorHAnsi"/>
          <w:lang w:val="en-IN"/>
        </w:rPr>
        <w:t xml:space="preserve"> technologies to communicate with external systems.</w:t>
      </w:r>
    </w:p>
    <w:p w14:paraId="732CDA79" w14:textId="77777777" w:rsidR="00B82CB3" w:rsidRPr="00C775F5" w:rsidRDefault="00B82CB3" w:rsidP="00B82CB3">
      <w:pPr>
        <w:pStyle w:val="NoSpacing"/>
        <w:numPr>
          <w:ilvl w:val="0"/>
          <w:numId w:val="6"/>
        </w:numPr>
        <w:spacing w:line="276" w:lineRule="auto"/>
        <w:rPr>
          <w:rFonts w:cstheme="minorHAnsi"/>
          <w:lang w:val="en-IN"/>
        </w:rPr>
      </w:pPr>
      <w:r w:rsidRPr="00C775F5">
        <w:rPr>
          <w:rFonts w:cstheme="minorHAnsi"/>
          <w:lang w:val="en-IN"/>
        </w:rPr>
        <w:t xml:space="preserve">Used </w:t>
      </w:r>
      <w:r w:rsidRPr="0022436E">
        <w:rPr>
          <w:rFonts w:cstheme="minorHAnsi"/>
          <w:b/>
          <w:bCs/>
          <w:lang w:val="en-IN"/>
        </w:rPr>
        <w:t>Hibernate</w:t>
      </w:r>
      <w:r w:rsidRPr="00C775F5">
        <w:rPr>
          <w:rFonts w:cstheme="minorHAnsi"/>
          <w:lang w:val="en-IN"/>
        </w:rPr>
        <w:t xml:space="preserve"> along with </w:t>
      </w:r>
      <w:r w:rsidRPr="00C775F5">
        <w:rPr>
          <w:rFonts w:cstheme="minorHAnsi"/>
          <w:b/>
          <w:bCs/>
          <w:lang w:val="en-IN"/>
        </w:rPr>
        <w:t>Spring</w:t>
      </w:r>
      <w:r w:rsidRPr="00C775F5">
        <w:rPr>
          <w:rFonts w:cstheme="minorHAnsi"/>
          <w:lang w:val="en-IN"/>
        </w:rPr>
        <w:t xml:space="preserve"> Framework to integrate with </w:t>
      </w:r>
      <w:r w:rsidRPr="00C775F5">
        <w:rPr>
          <w:rFonts w:cstheme="minorHAnsi"/>
          <w:b/>
          <w:bCs/>
          <w:lang w:val="en-IN"/>
        </w:rPr>
        <w:t>Oracle</w:t>
      </w:r>
      <w:r w:rsidRPr="00C775F5">
        <w:rPr>
          <w:rFonts w:cstheme="minorHAnsi"/>
          <w:lang w:val="en-IN"/>
        </w:rPr>
        <w:t xml:space="preserve"> database.</w:t>
      </w:r>
    </w:p>
    <w:p w14:paraId="732CDA7A" w14:textId="77777777" w:rsidR="00B82CB3" w:rsidRPr="00C775F5" w:rsidRDefault="00B82CB3" w:rsidP="00B82CB3">
      <w:pPr>
        <w:pStyle w:val="NoSpacing"/>
        <w:numPr>
          <w:ilvl w:val="0"/>
          <w:numId w:val="6"/>
        </w:numPr>
        <w:spacing w:line="276" w:lineRule="auto"/>
        <w:rPr>
          <w:rFonts w:cstheme="minorHAnsi"/>
          <w:lang w:val="en-IN"/>
        </w:rPr>
      </w:pPr>
      <w:r w:rsidRPr="00C775F5">
        <w:rPr>
          <w:rFonts w:cstheme="minorHAnsi"/>
          <w:lang w:val="en-IN"/>
        </w:rPr>
        <w:t>Built complex SQL queries and ETL scripts for data extraction and analysis to define the application requirements.</w:t>
      </w:r>
    </w:p>
    <w:p w14:paraId="732CDA7B" w14:textId="77777777" w:rsidR="00B82CB3" w:rsidRPr="00C775F5" w:rsidRDefault="00B82CB3" w:rsidP="00B82CB3">
      <w:pPr>
        <w:pStyle w:val="NoSpacing"/>
        <w:numPr>
          <w:ilvl w:val="0"/>
          <w:numId w:val="6"/>
        </w:numPr>
        <w:spacing w:line="276" w:lineRule="auto"/>
        <w:rPr>
          <w:rFonts w:cstheme="minorHAnsi"/>
          <w:lang w:val="en-IN"/>
        </w:rPr>
      </w:pPr>
      <w:r w:rsidRPr="00C775F5">
        <w:rPr>
          <w:rFonts w:cstheme="minorHAnsi"/>
          <w:lang w:val="en-IN"/>
        </w:rPr>
        <w:t>Developed UI using </w:t>
      </w:r>
      <w:r w:rsidRPr="00C775F5">
        <w:rPr>
          <w:rFonts w:cstheme="minorHAnsi"/>
          <w:b/>
          <w:bCs/>
          <w:lang w:val="en-IN"/>
        </w:rPr>
        <w:t>HTML</w:t>
      </w:r>
      <w:r w:rsidRPr="00C775F5">
        <w:rPr>
          <w:rFonts w:cstheme="minorHAnsi"/>
          <w:lang w:val="en-IN"/>
        </w:rPr>
        <w:t>, </w:t>
      </w:r>
      <w:r w:rsidRPr="00C775F5">
        <w:rPr>
          <w:rFonts w:cstheme="minorHAnsi"/>
          <w:b/>
          <w:bCs/>
          <w:lang w:val="en-IN"/>
        </w:rPr>
        <w:t>JavaScript</w:t>
      </w:r>
      <w:r w:rsidRPr="00C775F5">
        <w:rPr>
          <w:rFonts w:cstheme="minorHAnsi"/>
          <w:lang w:val="en-IN"/>
        </w:rPr>
        <w:t xml:space="preserve">, </w:t>
      </w:r>
      <w:r w:rsidRPr="00C775F5">
        <w:rPr>
          <w:rFonts w:cstheme="minorHAnsi"/>
          <w:b/>
          <w:bCs/>
          <w:lang w:val="en-IN"/>
        </w:rPr>
        <w:t>JSP</w:t>
      </w:r>
      <w:r w:rsidRPr="00C775F5">
        <w:rPr>
          <w:rFonts w:cstheme="minorHAnsi"/>
          <w:lang w:val="en-IN"/>
        </w:rPr>
        <w:t>, and developed Business Logic and Interfacing components using Business Objects, </w:t>
      </w:r>
      <w:r w:rsidRPr="00C775F5">
        <w:rPr>
          <w:rFonts w:cstheme="minorHAnsi"/>
          <w:b/>
          <w:bCs/>
          <w:lang w:val="en-IN"/>
        </w:rPr>
        <w:t>XML</w:t>
      </w:r>
      <w:r w:rsidRPr="00C775F5">
        <w:rPr>
          <w:rFonts w:cstheme="minorHAnsi"/>
          <w:lang w:val="en-IN"/>
        </w:rPr>
        <w:t xml:space="preserve"> and </w:t>
      </w:r>
      <w:r w:rsidRPr="00C775F5">
        <w:rPr>
          <w:rFonts w:cstheme="minorHAnsi"/>
          <w:b/>
          <w:bCs/>
          <w:lang w:val="en-IN"/>
        </w:rPr>
        <w:t>JDBC</w:t>
      </w:r>
      <w:r w:rsidRPr="00C775F5">
        <w:rPr>
          <w:rFonts w:cstheme="minorHAnsi"/>
          <w:lang w:val="en-IN"/>
        </w:rPr>
        <w:t>.</w:t>
      </w:r>
    </w:p>
    <w:p w14:paraId="732CDA7C" w14:textId="77777777" w:rsidR="00B82CB3" w:rsidRPr="00C775F5" w:rsidRDefault="00B82CB3" w:rsidP="00B82CB3">
      <w:pPr>
        <w:pStyle w:val="NoSpacing"/>
        <w:numPr>
          <w:ilvl w:val="0"/>
          <w:numId w:val="6"/>
        </w:numPr>
        <w:spacing w:line="276" w:lineRule="auto"/>
        <w:rPr>
          <w:rFonts w:cstheme="minorHAnsi"/>
          <w:lang w:val="en-IN"/>
        </w:rPr>
      </w:pPr>
      <w:r w:rsidRPr="00C775F5">
        <w:rPr>
          <w:rFonts w:cstheme="minorHAnsi"/>
          <w:lang w:val="en-IN"/>
        </w:rPr>
        <w:t xml:space="preserve">Designed user-interface and checking validations using </w:t>
      </w:r>
      <w:r w:rsidRPr="004E6244">
        <w:rPr>
          <w:rFonts w:cstheme="minorHAnsi"/>
          <w:b/>
          <w:bCs/>
          <w:lang w:val="en-IN"/>
        </w:rPr>
        <w:t>JavaScript</w:t>
      </w:r>
      <w:r w:rsidRPr="00C775F5">
        <w:rPr>
          <w:rFonts w:cstheme="minorHAnsi"/>
          <w:lang w:val="en-IN"/>
        </w:rPr>
        <w:t>.</w:t>
      </w:r>
    </w:p>
    <w:p w14:paraId="732CDA7D" w14:textId="77777777" w:rsidR="00B82CB3" w:rsidRPr="00C775F5" w:rsidRDefault="00B82CB3" w:rsidP="00B82CB3">
      <w:pPr>
        <w:pStyle w:val="NoSpacing"/>
        <w:numPr>
          <w:ilvl w:val="0"/>
          <w:numId w:val="6"/>
        </w:numPr>
        <w:spacing w:line="276" w:lineRule="auto"/>
        <w:rPr>
          <w:rFonts w:cstheme="minorHAnsi"/>
          <w:lang w:val="en-IN"/>
        </w:rPr>
      </w:pPr>
      <w:r w:rsidRPr="00C775F5">
        <w:rPr>
          <w:rFonts w:cstheme="minorHAnsi"/>
          <w:lang w:val="en-IN"/>
        </w:rPr>
        <w:t xml:space="preserve">Design and develop </w:t>
      </w:r>
      <w:r w:rsidRPr="004E6244">
        <w:rPr>
          <w:rFonts w:cstheme="minorHAnsi"/>
          <w:b/>
          <w:bCs/>
          <w:lang w:val="en-IN"/>
        </w:rPr>
        <w:t>XML</w:t>
      </w:r>
      <w:r w:rsidRPr="00C775F5">
        <w:rPr>
          <w:rFonts w:cstheme="minorHAnsi"/>
          <w:lang w:val="en-IN"/>
        </w:rPr>
        <w:t xml:space="preserve"> processing components for dynamic menus on the application.</w:t>
      </w:r>
    </w:p>
    <w:p w14:paraId="732CDA80" w14:textId="77777777" w:rsidR="00B82CB3" w:rsidRPr="00C775F5" w:rsidRDefault="00B82CB3" w:rsidP="00B82CB3">
      <w:pPr>
        <w:pStyle w:val="NoSpacing"/>
        <w:numPr>
          <w:ilvl w:val="0"/>
          <w:numId w:val="6"/>
        </w:numPr>
        <w:spacing w:line="276" w:lineRule="auto"/>
        <w:rPr>
          <w:rFonts w:cstheme="minorHAnsi"/>
          <w:lang w:val="en-IN"/>
        </w:rPr>
      </w:pPr>
      <w:r w:rsidRPr="00C775F5">
        <w:rPr>
          <w:rFonts w:cstheme="minorHAnsi"/>
          <w:lang w:val="en-IN"/>
        </w:rPr>
        <w:t>Exposed various capabilities as Web Services using </w:t>
      </w:r>
      <w:r w:rsidRPr="00C775F5">
        <w:rPr>
          <w:rFonts w:cstheme="minorHAnsi"/>
          <w:b/>
          <w:bCs/>
          <w:lang w:val="en-IN"/>
        </w:rPr>
        <w:t>SOAP</w:t>
      </w:r>
      <w:r w:rsidRPr="00C775F5">
        <w:rPr>
          <w:rFonts w:cstheme="minorHAnsi"/>
          <w:lang w:val="en-IN"/>
        </w:rPr>
        <w:t>/</w:t>
      </w:r>
      <w:r w:rsidRPr="00C775F5">
        <w:rPr>
          <w:rFonts w:cstheme="minorHAnsi"/>
          <w:b/>
          <w:bCs/>
          <w:lang w:val="en-IN"/>
        </w:rPr>
        <w:t>WSDL</w:t>
      </w:r>
      <w:r w:rsidRPr="00C775F5">
        <w:rPr>
          <w:rFonts w:cstheme="minorHAnsi"/>
          <w:lang w:val="en-IN"/>
        </w:rPr>
        <w:t>.</w:t>
      </w:r>
    </w:p>
    <w:p w14:paraId="732CDA81" w14:textId="77777777" w:rsidR="00B82CB3" w:rsidRPr="00C775F5" w:rsidRDefault="00B82CB3" w:rsidP="00B82CB3">
      <w:pPr>
        <w:pStyle w:val="NoSpacing"/>
        <w:numPr>
          <w:ilvl w:val="0"/>
          <w:numId w:val="6"/>
        </w:numPr>
        <w:spacing w:line="276" w:lineRule="auto"/>
        <w:rPr>
          <w:rFonts w:cstheme="minorHAnsi"/>
          <w:lang w:val="en-IN"/>
        </w:rPr>
      </w:pPr>
      <w:r w:rsidRPr="00C775F5">
        <w:rPr>
          <w:rFonts w:cstheme="minorHAnsi"/>
          <w:lang w:val="en-IN"/>
        </w:rPr>
        <w:t xml:space="preserve">Used </w:t>
      </w:r>
      <w:r w:rsidRPr="00C775F5">
        <w:rPr>
          <w:rFonts w:cstheme="minorHAnsi"/>
          <w:b/>
          <w:bCs/>
          <w:lang w:val="en-IN"/>
        </w:rPr>
        <w:t>SOAP UI</w:t>
      </w:r>
      <w:r w:rsidRPr="00C775F5">
        <w:rPr>
          <w:rFonts w:cstheme="minorHAnsi"/>
          <w:lang w:val="en-IN"/>
        </w:rPr>
        <w:t> for testing the </w:t>
      </w:r>
      <w:r w:rsidRPr="00C775F5">
        <w:rPr>
          <w:rFonts w:cstheme="minorHAnsi"/>
          <w:b/>
          <w:bCs/>
          <w:lang w:val="en-IN"/>
        </w:rPr>
        <w:t>Restful</w:t>
      </w:r>
      <w:r w:rsidRPr="00C775F5">
        <w:rPr>
          <w:rFonts w:cstheme="minorHAnsi"/>
          <w:lang w:val="en-IN"/>
        </w:rPr>
        <w:t xml:space="preserve"> Web services by sending an </w:t>
      </w:r>
      <w:r w:rsidRPr="00C775F5">
        <w:rPr>
          <w:rFonts w:cstheme="minorHAnsi"/>
          <w:b/>
          <w:bCs/>
          <w:lang w:val="en-IN"/>
        </w:rPr>
        <w:t>SOAP</w:t>
      </w:r>
      <w:r w:rsidRPr="00C775F5">
        <w:rPr>
          <w:rFonts w:cstheme="minorHAnsi"/>
          <w:lang w:val="en-IN"/>
        </w:rPr>
        <w:t> request.</w:t>
      </w:r>
    </w:p>
    <w:p w14:paraId="732CDA82" w14:textId="77777777" w:rsidR="00B82CB3" w:rsidRPr="00C775F5" w:rsidRDefault="00B82CB3" w:rsidP="00B82CB3">
      <w:pPr>
        <w:pStyle w:val="NoSpacing"/>
        <w:numPr>
          <w:ilvl w:val="0"/>
          <w:numId w:val="6"/>
        </w:numPr>
        <w:spacing w:line="276" w:lineRule="auto"/>
        <w:rPr>
          <w:rFonts w:cstheme="minorHAnsi"/>
          <w:lang w:val="en-IN"/>
        </w:rPr>
      </w:pPr>
      <w:r w:rsidRPr="00C775F5">
        <w:rPr>
          <w:rFonts w:cstheme="minorHAnsi"/>
          <w:lang w:val="en-IN"/>
        </w:rPr>
        <w:t xml:space="preserve">Used </w:t>
      </w:r>
      <w:r w:rsidRPr="00C775F5">
        <w:rPr>
          <w:rFonts w:cstheme="minorHAnsi"/>
          <w:b/>
          <w:bCs/>
          <w:lang w:val="en-IN"/>
        </w:rPr>
        <w:t>AJAX</w:t>
      </w:r>
      <w:r w:rsidRPr="00C775F5">
        <w:rPr>
          <w:rFonts w:cstheme="minorHAnsi"/>
          <w:lang w:val="en-IN"/>
        </w:rPr>
        <w:t xml:space="preserve"> framework for server communication and seamless user experience.</w:t>
      </w:r>
    </w:p>
    <w:p w14:paraId="732CDA83" w14:textId="77777777" w:rsidR="00B82CB3" w:rsidRPr="00C775F5" w:rsidRDefault="00B82CB3" w:rsidP="00B82CB3">
      <w:pPr>
        <w:pStyle w:val="NoSpacing"/>
        <w:numPr>
          <w:ilvl w:val="0"/>
          <w:numId w:val="6"/>
        </w:numPr>
        <w:spacing w:line="276" w:lineRule="auto"/>
        <w:rPr>
          <w:rFonts w:cstheme="minorHAnsi"/>
          <w:lang w:val="en-IN"/>
        </w:rPr>
      </w:pPr>
      <w:r w:rsidRPr="00C775F5">
        <w:rPr>
          <w:rFonts w:cstheme="minorHAnsi"/>
          <w:lang w:val="en-IN"/>
        </w:rPr>
        <w:t>Created test framework on </w:t>
      </w:r>
      <w:r w:rsidRPr="00C775F5">
        <w:rPr>
          <w:rFonts w:cstheme="minorHAnsi"/>
          <w:b/>
          <w:bCs/>
          <w:lang w:val="en-IN"/>
        </w:rPr>
        <w:t>Selenium</w:t>
      </w:r>
      <w:r w:rsidRPr="00C775F5">
        <w:rPr>
          <w:rFonts w:cstheme="minorHAnsi"/>
          <w:lang w:val="en-IN"/>
        </w:rPr>
        <w:t> and executed Web testing in Chrome, IE and Mozilla through Web driver.</w:t>
      </w:r>
    </w:p>
    <w:p w14:paraId="732CDA84" w14:textId="77777777" w:rsidR="00B82CB3" w:rsidRPr="00C775F5" w:rsidRDefault="00B82CB3" w:rsidP="00B82CB3">
      <w:pPr>
        <w:pStyle w:val="NoSpacing"/>
        <w:numPr>
          <w:ilvl w:val="0"/>
          <w:numId w:val="6"/>
        </w:numPr>
        <w:spacing w:line="276" w:lineRule="auto"/>
        <w:rPr>
          <w:rFonts w:cstheme="minorHAnsi"/>
          <w:lang w:val="en-IN"/>
        </w:rPr>
      </w:pPr>
      <w:r w:rsidRPr="00C775F5">
        <w:rPr>
          <w:rFonts w:cstheme="minorHAnsi"/>
          <w:lang w:val="en-IN"/>
        </w:rPr>
        <w:t xml:space="preserve">Developed RESTful Web Service using spring and </w:t>
      </w:r>
      <w:r w:rsidRPr="00C775F5">
        <w:rPr>
          <w:rFonts w:cstheme="minorHAnsi"/>
          <w:b/>
          <w:bCs/>
          <w:lang w:val="en-IN"/>
        </w:rPr>
        <w:t>Apache</w:t>
      </w:r>
      <w:r w:rsidRPr="00C775F5">
        <w:rPr>
          <w:rFonts w:cstheme="minorHAnsi"/>
          <w:lang w:val="en-IN"/>
        </w:rPr>
        <w:t xml:space="preserve"> </w:t>
      </w:r>
      <w:r w:rsidRPr="00C775F5">
        <w:rPr>
          <w:rFonts w:cstheme="minorHAnsi"/>
          <w:b/>
          <w:bCs/>
          <w:lang w:val="en-IN"/>
        </w:rPr>
        <w:t>CXF.</w:t>
      </w:r>
      <w:r w:rsidRPr="00C775F5">
        <w:rPr>
          <w:rFonts w:cstheme="minorHAnsi"/>
          <w:lang w:val="en-IN"/>
        </w:rPr>
        <w:t xml:space="preserve"> </w:t>
      </w:r>
    </w:p>
    <w:p w14:paraId="732CDA85" w14:textId="77777777" w:rsidR="00B82CB3" w:rsidRPr="00C775F5" w:rsidRDefault="00B82CB3" w:rsidP="00B82CB3">
      <w:pPr>
        <w:pStyle w:val="NoSpacing"/>
        <w:numPr>
          <w:ilvl w:val="0"/>
          <w:numId w:val="6"/>
        </w:numPr>
        <w:spacing w:line="276" w:lineRule="auto"/>
        <w:rPr>
          <w:rFonts w:cstheme="minorHAnsi"/>
          <w:lang w:val="en-IN"/>
        </w:rPr>
      </w:pPr>
      <w:r w:rsidRPr="00C775F5">
        <w:rPr>
          <w:rFonts w:cstheme="minorHAnsi"/>
          <w:lang w:val="en-IN"/>
        </w:rPr>
        <w:t xml:space="preserve">Created </w:t>
      </w:r>
      <w:r w:rsidRPr="00C775F5">
        <w:rPr>
          <w:rFonts w:cstheme="minorHAnsi"/>
          <w:b/>
          <w:bCs/>
          <w:lang w:val="en-IN"/>
        </w:rPr>
        <w:t>Java Servlets</w:t>
      </w:r>
      <w:r w:rsidRPr="00C775F5">
        <w:rPr>
          <w:rFonts w:cstheme="minorHAnsi"/>
          <w:lang w:val="en-IN"/>
        </w:rPr>
        <w:t xml:space="preserve"> and other classes deployed as EAR file, connecting to </w:t>
      </w:r>
      <w:r w:rsidRPr="00C775F5">
        <w:rPr>
          <w:rFonts w:cstheme="minorHAnsi"/>
          <w:b/>
          <w:bCs/>
          <w:lang w:val="en-IN"/>
        </w:rPr>
        <w:t>Oracle</w:t>
      </w:r>
      <w:r w:rsidRPr="00C775F5">
        <w:rPr>
          <w:rFonts w:cstheme="minorHAnsi"/>
          <w:lang w:val="en-IN"/>
        </w:rPr>
        <w:t xml:space="preserve"> database using JDBC. </w:t>
      </w:r>
    </w:p>
    <w:p w14:paraId="732CDA86" w14:textId="77777777" w:rsidR="00B82CB3" w:rsidRPr="00C775F5" w:rsidRDefault="00B82CB3" w:rsidP="00B82CB3">
      <w:pPr>
        <w:pStyle w:val="NoSpacing"/>
        <w:numPr>
          <w:ilvl w:val="0"/>
          <w:numId w:val="6"/>
        </w:numPr>
        <w:spacing w:line="276" w:lineRule="auto"/>
        <w:rPr>
          <w:rFonts w:cstheme="minorHAnsi"/>
          <w:lang w:val="en-IN"/>
        </w:rPr>
      </w:pPr>
      <w:r w:rsidRPr="00C775F5">
        <w:rPr>
          <w:rFonts w:cstheme="minorHAnsi"/>
          <w:lang w:val="en-IN"/>
        </w:rPr>
        <w:t>Developed various EJBs for handling business logic and data manipulations from databases.</w:t>
      </w:r>
    </w:p>
    <w:p w14:paraId="732CDA87" w14:textId="77777777" w:rsidR="00B82CB3" w:rsidRPr="00C775F5" w:rsidRDefault="00B82CB3" w:rsidP="00B82CB3">
      <w:pPr>
        <w:pStyle w:val="NoSpacing"/>
        <w:numPr>
          <w:ilvl w:val="0"/>
          <w:numId w:val="6"/>
        </w:numPr>
        <w:spacing w:line="276" w:lineRule="auto"/>
        <w:rPr>
          <w:rFonts w:cstheme="minorHAnsi"/>
          <w:lang w:val="en-IN"/>
        </w:rPr>
      </w:pPr>
      <w:r w:rsidRPr="00C775F5">
        <w:rPr>
          <w:rFonts w:cstheme="minorHAnsi"/>
          <w:lang w:val="en-IN"/>
        </w:rPr>
        <w:t>Acted as the first point of contact for the Business queries during development and testing phase.</w:t>
      </w:r>
    </w:p>
    <w:p w14:paraId="732CDA88" w14:textId="77777777" w:rsidR="00B82CB3" w:rsidRDefault="00B82CB3" w:rsidP="00B82CB3">
      <w:pPr>
        <w:pStyle w:val="NoSpacing"/>
        <w:numPr>
          <w:ilvl w:val="0"/>
          <w:numId w:val="6"/>
        </w:numPr>
        <w:spacing w:line="276" w:lineRule="auto"/>
        <w:rPr>
          <w:rFonts w:cstheme="minorHAnsi"/>
          <w:lang w:val="en-IN"/>
        </w:rPr>
      </w:pPr>
      <w:r w:rsidRPr="00C775F5">
        <w:rPr>
          <w:rFonts w:cstheme="minorHAnsi"/>
          <w:lang w:val="en-IN"/>
        </w:rPr>
        <w:t>Working closely with clients and QA team to resolve critical issues/bugs.</w:t>
      </w:r>
    </w:p>
    <w:p w14:paraId="1F216765" w14:textId="77777777" w:rsidR="004E6244" w:rsidRPr="00C775F5" w:rsidRDefault="004E6244" w:rsidP="004E6244">
      <w:pPr>
        <w:pStyle w:val="NoSpacing"/>
        <w:spacing w:line="276" w:lineRule="auto"/>
        <w:ind w:left="360"/>
        <w:rPr>
          <w:rFonts w:cstheme="minorHAnsi"/>
          <w:lang w:val="en-IN"/>
        </w:rPr>
      </w:pPr>
    </w:p>
    <w:p w14:paraId="732CDA89" w14:textId="77777777" w:rsidR="002C5B2E" w:rsidRPr="00C775F5" w:rsidRDefault="00B82CB3" w:rsidP="00B82CB3">
      <w:pPr>
        <w:pStyle w:val="NoSpacing"/>
        <w:spacing w:line="276" w:lineRule="auto"/>
        <w:rPr>
          <w:rFonts w:cstheme="minorHAnsi"/>
        </w:rPr>
      </w:pPr>
      <w:r w:rsidRPr="00C775F5">
        <w:rPr>
          <w:rFonts w:cstheme="minorHAnsi"/>
          <w:b/>
          <w:bCs/>
          <w:lang w:val="en-IN"/>
        </w:rPr>
        <w:t>Environment</w:t>
      </w:r>
      <w:r w:rsidRPr="00C775F5">
        <w:rPr>
          <w:rFonts w:cstheme="minorHAnsi"/>
          <w:lang w:val="en-IN"/>
        </w:rPr>
        <w:t>: JSP, Servlets, Struts, Hibernate, HTML, CSS, JavaScript, JSON, REST, JUnit, XML, SASS, DOM, Web Logic (Oracle App server), Web Services, Eclipse, Agile.</w:t>
      </w:r>
    </w:p>
    <w:sectPr w:rsidR="002C5B2E" w:rsidRPr="00C775F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62" w:right="907" w:bottom="993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A315A" w14:textId="77777777" w:rsidR="00934163" w:rsidRDefault="00934163">
      <w:r>
        <w:separator/>
      </w:r>
    </w:p>
  </w:endnote>
  <w:endnote w:type="continuationSeparator" w:id="0">
    <w:p w14:paraId="0BE81495" w14:textId="77777777" w:rsidR="00934163" w:rsidRDefault="00934163">
      <w:r>
        <w:continuationSeparator/>
      </w:r>
    </w:p>
  </w:endnote>
  <w:endnote w:type="continuationNotice" w:id="1">
    <w:p w14:paraId="4855EECA" w14:textId="77777777" w:rsidR="00934163" w:rsidRDefault="0093416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435810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32CDA8E" w14:textId="77777777" w:rsidR="002C5B2E" w:rsidRDefault="002C5B2E" w:rsidP="001E707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32CDA8F" w14:textId="77777777" w:rsidR="002C5B2E" w:rsidRDefault="002C5B2E" w:rsidP="002C5B2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6653244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32CDA90" w14:textId="77777777" w:rsidR="002C5B2E" w:rsidRDefault="002C5B2E" w:rsidP="001E707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732CDA91" w14:textId="77777777" w:rsidR="002C5B2E" w:rsidRDefault="002C5B2E" w:rsidP="002C5B2E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9446B" w14:textId="77777777" w:rsidR="004D160A" w:rsidRDefault="004D16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7896C" w14:textId="77777777" w:rsidR="00934163" w:rsidRDefault="00934163">
      <w:r>
        <w:separator/>
      </w:r>
    </w:p>
  </w:footnote>
  <w:footnote w:type="continuationSeparator" w:id="0">
    <w:p w14:paraId="2011F8B4" w14:textId="77777777" w:rsidR="00934163" w:rsidRDefault="00934163">
      <w:r>
        <w:continuationSeparator/>
      </w:r>
    </w:p>
  </w:footnote>
  <w:footnote w:type="continuationNotice" w:id="1">
    <w:p w14:paraId="59D42D79" w14:textId="77777777" w:rsidR="00934163" w:rsidRDefault="0093416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B45CA" w14:textId="77777777" w:rsidR="004D160A" w:rsidRDefault="004D16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3B16D" w14:textId="77777777" w:rsidR="004D160A" w:rsidRDefault="004D160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A7CCE" w14:textId="77777777" w:rsidR="004D160A" w:rsidRDefault="004D16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B0380"/>
    <w:multiLevelType w:val="hybridMultilevel"/>
    <w:tmpl w:val="A43030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FBE398F"/>
    <w:multiLevelType w:val="hybridMultilevel"/>
    <w:tmpl w:val="CCBE2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692DAB"/>
    <w:multiLevelType w:val="multilevel"/>
    <w:tmpl w:val="35692DAB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99F5A43"/>
    <w:multiLevelType w:val="multilevel"/>
    <w:tmpl w:val="399F5A4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C3B5CFA"/>
    <w:multiLevelType w:val="multilevel"/>
    <w:tmpl w:val="0178A3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53B8B"/>
    <w:multiLevelType w:val="multilevel"/>
    <w:tmpl w:val="0178A3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4A7D2C"/>
    <w:multiLevelType w:val="hybridMultilevel"/>
    <w:tmpl w:val="83CCB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DB1436"/>
    <w:multiLevelType w:val="multilevel"/>
    <w:tmpl w:val="58DB143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E513BA6"/>
    <w:multiLevelType w:val="multilevel"/>
    <w:tmpl w:val="0178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151091">
    <w:abstractNumId w:val="3"/>
  </w:num>
  <w:num w:numId="2" w16cid:durableId="2116708217">
    <w:abstractNumId w:val="2"/>
  </w:num>
  <w:num w:numId="3" w16cid:durableId="1146431263">
    <w:abstractNumId w:val="7"/>
  </w:num>
  <w:num w:numId="4" w16cid:durableId="1944216414">
    <w:abstractNumId w:val="6"/>
  </w:num>
  <w:num w:numId="5" w16cid:durableId="62215024">
    <w:abstractNumId w:val="1"/>
  </w:num>
  <w:num w:numId="6" w16cid:durableId="985862174">
    <w:abstractNumId w:val="0"/>
  </w:num>
  <w:num w:numId="7" w16cid:durableId="336856588">
    <w:abstractNumId w:val="5"/>
  </w:num>
  <w:num w:numId="8" w16cid:durableId="1530072270">
    <w:abstractNumId w:val="8"/>
  </w:num>
  <w:num w:numId="9" w16cid:durableId="12828066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3E59"/>
    <w:rsid w:val="EF77B9DF"/>
    <w:rsid w:val="00002B20"/>
    <w:rsid w:val="0000558D"/>
    <w:rsid w:val="00006E29"/>
    <w:rsid w:val="00020B0D"/>
    <w:rsid w:val="00024490"/>
    <w:rsid w:val="00030878"/>
    <w:rsid w:val="00032588"/>
    <w:rsid w:val="00034C92"/>
    <w:rsid w:val="0003638F"/>
    <w:rsid w:val="00037938"/>
    <w:rsid w:val="00046B15"/>
    <w:rsid w:val="0005729C"/>
    <w:rsid w:val="00070108"/>
    <w:rsid w:val="00071323"/>
    <w:rsid w:val="00072A20"/>
    <w:rsid w:val="00076B22"/>
    <w:rsid w:val="00091C54"/>
    <w:rsid w:val="00093670"/>
    <w:rsid w:val="00093E59"/>
    <w:rsid w:val="000A17F8"/>
    <w:rsid w:val="000B1BF3"/>
    <w:rsid w:val="000D143E"/>
    <w:rsid w:val="000D175C"/>
    <w:rsid w:val="000D24CC"/>
    <w:rsid w:val="000D541E"/>
    <w:rsid w:val="000D6695"/>
    <w:rsid w:val="000D742D"/>
    <w:rsid w:val="000E430F"/>
    <w:rsid w:val="000E6AB3"/>
    <w:rsid w:val="000F1BC1"/>
    <w:rsid w:val="001007DB"/>
    <w:rsid w:val="001068DA"/>
    <w:rsid w:val="0011130C"/>
    <w:rsid w:val="00144A88"/>
    <w:rsid w:val="0015449C"/>
    <w:rsid w:val="001707C3"/>
    <w:rsid w:val="00176587"/>
    <w:rsid w:val="00196D44"/>
    <w:rsid w:val="001A4C84"/>
    <w:rsid w:val="001E0DBB"/>
    <w:rsid w:val="00212D15"/>
    <w:rsid w:val="00217A7F"/>
    <w:rsid w:val="0022436E"/>
    <w:rsid w:val="00231AEE"/>
    <w:rsid w:val="002330F3"/>
    <w:rsid w:val="002408EE"/>
    <w:rsid w:val="00253CDE"/>
    <w:rsid w:val="00262E12"/>
    <w:rsid w:val="002947FE"/>
    <w:rsid w:val="002A5285"/>
    <w:rsid w:val="002A5F4F"/>
    <w:rsid w:val="002B3BCD"/>
    <w:rsid w:val="002B7FC3"/>
    <w:rsid w:val="002C3AB7"/>
    <w:rsid w:val="002C5B2E"/>
    <w:rsid w:val="002C6820"/>
    <w:rsid w:val="002D5041"/>
    <w:rsid w:val="002F6E17"/>
    <w:rsid w:val="00300BFE"/>
    <w:rsid w:val="00311A2B"/>
    <w:rsid w:val="00312E64"/>
    <w:rsid w:val="0035452D"/>
    <w:rsid w:val="00366860"/>
    <w:rsid w:val="00370937"/>
    <w:rsid w:val="0037497C"/>
    <w:rsid w:val="00374B93"/>
    <w:rsid w:val="0039577C"/>
    <w:rsid w:val="003B7EF0"/>
    <w:rsid w:val="003C1AB7"/>
    <w:rsid w:val="003C2C3D"/>
    <w:rsid w:val="003D2A37"/>
    <w:rsid w:val="003D2C65"/>
    <w:rsid w:val="003E02A3"/>
    <w:rsid w:val="003F1803"/>
    <w:rsid w:val="003F6AE6"/>
    <w:rsid w:val="004073DE"/>
    <w:rsid w:val="0041335B"/>
    <w:rsid w:val="00413E08"/>
    <w:rsid w:val="00432076"/>
    <w:rsid w:val="00440120"/>
    <w:rsid w:val="00443AF1"/>
    <w:rsid w:val="00483BD0"/>
    <w:rsid w:val="00492757"/>
    <w:rsid w:val="004A084D"/>
    <w:rsid w:val="004A3FC1"/>
    <w:rsid w:val="004B0B14"/>
    <w:rsid w:val="004B2510"/>
    <w:rsid w:val="004B3989"/>
    <w:rsid w:val="004B7742"/>
    <w:rsid w:val="004D160A"/>
    <w:rsid w:val="004E6244"/>
    <w:rsid w:val="004F064B"/>
    <w:rsid w:val="004F0BD4"/>
    <w:rsid w:val="004F2094"/>
    <w:rsid w:val="00501004"/>
    <w:rsid w:val="00502F23"/>
    <w:rsid w:val="00520910"/>
    <w:rsid w:val="00545A8C"/>
    <w:rsid w:val="00552B7A"/>
    <w:rsid w:val="0058550F"/>
    <w:rsid w:val="00595632"/>
    <w:rsid w:val="005964A4"/>
    <w:rsid w:val="005B3E19"/>
    <w:rsid w:val="005B69CD"/>
    <w:rsid w:val="005C7694"/>
    <w:rsid w:val="005D24AF"/>
    <w:rsid w:val="005E66EA"/>
    <w:rsid w:val="005E6A61"/>
    <w:rsid w:val="005F56A1"/>
    <w:rsid w:val="00604729"/>
    <w:rsid w:val="00613282"/>
    <w:rsid w:val="006350E2"/>
    <w:rsid w:val="00642F96"/>
    <w:rsid w:val="006608A3"/>
    <w:rsid w:val="006674F6"/>
    <w:rsid w:val="00673EF3"/>
    <w:rsid w:val="006804D7"/>
    <w:rsid w:val="00683D91"/>
    <w:rsid w:val="006C5A3E"/>
    <w:rsid w:val="006C7789"/>
    <w:rsid w:val="006D5DF7"/>
    <w:rsid w:val="006D797D"/>
    <w:rsid w:val="006E2EFE"/>
    <w:rsid w:val="006E6952"/>
    <w:rsid w:val="006F061D"/>
    <w:rsid w:val="007009A5"/>
    <w:rsid w:val="0070123D"/>
    <w:rsid w:val="00715E5C"/>
    <w:rsid w:val="00732B61"/>
    <w:rsid w:val="00747904"/>
    <w:rsid w:val="00750FCF"/>
    <w:rsid w:val="0075777A"/>
    <w:rsid w:val="00757B9F"/>
    <w:rsid w:val="00764CF8"/>
    <w:rsid w:val="007717F1"/>
    <w:rsid w:val="007A2165"/>
    <w:rsid w:val="007A60C2"/>
    <w:rsid w:val="007A6684"/>
    <w:rsid w:val="007B6279"/>
    <w:rsid w:val="007C03CA"/>
    <w:rsid w:val="007F0778"/>
    <w:rsid w:val="008148B5"/>
    <w:rsid w:val="0081652C"/>
    <w:rsid w:val="008212B4"/>
    <w:rsid w:val="0082702B"/>
    <w:rsid w:val="00833610"/>
    <w:rsid w:val="00840D47"/>
    <w:rsid w:val="00851B74"/>
    <w:rsid w:val="00866545"/>
    <w:rsid w:val="00873FB8"/>
    <w:rsid w:val="00874A6E"/>
    <w:rsid w:val="0088677C"/>
    <w:rsid w:val="00892911"/>
    <w:rsid w:val="00897811"/>
    <w:rsid w:val="008A3907"/>
    <w:rsid w:val="008B460B"/>
    <w:rsid w:val="008B7522"/>
    <w:rsid w:val="008D1B80"/>
    <w:rsid w:val="008D7D41"/>
    <w:rsid w:val="00904004"/>
    <w:rsid w:val="009062AC"/>
    <w:rsid w:val="0091245C"/>
    <w:rsid w:val="0091551C"/>
    <w:rsid w:val="00934163"/>
    <w:rsid w:val="0093619C"/>
    <w:rsid w:val="00955396"/>
    <w:rsid w:val="00960F94"/>
    <w:rsid w:val="00962C40"/>
    <w:rsid w:val="00965FAC"/>
    <w:rsid w:val="009660F3"/>
    <w:rsid w:val="009745D5"/>
    <w:rsid w:val="00976300"/>
    <w:rsid w:val="00992478"/>
    <w:rsid w:val="009A211E"/>
    <w:rsid w:val="009A2E6D"/>
    <w:rsid w:val="009B4234"/>
    <w:rsid w:val="009B7E0F"/>
    <w:rsid w:val="009D7D31"/>
    <w:rsid w:val="009E0635"/>
    <w:rsid w:val="009F0708"/>
    <w:rsid w:val="009F34F4"/>
    <w:rsid w:val="009F4194"/>
    <w:rsid w:val="009F6CB8"/>
    <w:rsid w:val="00A15149"/>
    <w:rsid w:val="00A2259B"/>
    <w:rsid w:val="00A246E3"/>
    <w:rsid w:val="00A403EE"/>
    <w:rsid w:val="00A44179"/>
    <w:rsid w:val="00A56CD1"/>
    <w:rsid w:val="00A80101"/>
    <w:rsid w:val="00A81A5B"/>
    <w:rsid w:val="00A87269"/>
    <w:rsid w:val="00A960F3"/>
    <w:rsid w:val="00AA156C"/>
    <w:rsid w:val="00AB44A7"/>
    <w:rsid w:val="00AB453E"/>
    <w:rsid w:val="00AB67B8"/>
    <w:rsid w:val="00AB6DD2"/>
    <w:rsid w:val="00AC5168"/>
    <w:rsid w:val="00AD4C31"/>
    <w:rsid w:val="00AD6B84"/>
    <w:rsid w:val="00AD7C34"/>
    <w:rsid w:val="00B00F4D"/>
    <w:rsid w:val="00B27628"/>
    <w:rsid w:val="00B30014"/>
    <w:rsid w:val="00B40C82"/>
    <w:rsid w:val="00B73311"/>
    <w:rsid w:val="00B80135"/>
    <w:rsid w:val="00B82CB3"/>
    <w:rsid w:val="00B86298"/>
    <w:rsid w:val="00B94220"/>
    <w:rsid w:val="00B94F40"/>
    <w:rsid w:val="00BA30E0"/>
    <w:rsid w:val="00BC61F3"/>
    <w:rsid w:val="00BD441F"/>
    <w:rsid w:val="00BF4EF2"/>
    <w:rsid w:val="00C01EB9"/>
    <w:rsid w:val="00C11DBF"/>
    <w:rsid w:val="00C16D95"/>
    <w:rsid w:val="00C217BC"/>
    <w:rsid w:val="00C265E3"/>
    <w:rsid w:val="00C34587"/>
    <w:rsid w:val="00C45A2E"/>
    <w:rsid w:val="00C56C77"/>
    <w:rsid w:val="00C650BE"/>
    <w:rsid w:val="00C7694A"/>
    <w:rsid w:val="00C775F5"/>
    <w:rsid w:val="00C821CE"/>
    <w:rsid w:val="00CB6B82"/>
    <w:rsid w:val="00CC2D50"/>
    <w:rsid w:val="00CC3B84"/>
    <w:rsid w:val="00CC4CC4"/>
    <w:rsid w:val="00CD4EC3"/>
    <w:rsid w:val="00CD5613"/>
    <w:rsid w:val="00CD6BB0"/>
    <w:rsid w:val="00CE55E7"/>
    <w:rsid w:val="00CE7FE0"/>
    <w:rsid w:val="00D1422B"/>
    <w:rsid w:val="00D166BF"/>
    <w:rsid w:val="00D21771"/>
    <w:rsid w:val="00D30979"/>
    <w:rsid w:val="00D32F5E"/>
    <w:rsid w:val="00D42174"/>
    <w:rsid w:val="00D55B89"/>
    <w:rsid w:val="00D62FD7"/>
    <w:rsid w:val="00D6313C"/>
    <w:rsid w:val="00D801A3"/>
    <w:rsid w:val="00D801E0"/>
    <w:rsid w:val="00D81F61"/>
    <w:rsid w:val="00D844FE"/>
    <w:rsid w:val="00D970D9"/>
    <w:rsid w:val="00DB04A3"/>
    <w:rsid w:val="00DB1252"/>
    <w:rsid w:val="00DB14C7"/>
    <w:rsid w:val="00DB3BED"/>
    <w:rsid w:val="00DC5A68"/>
    <w:rsid w:val="00DD04A7"/>
    <w:rsid w:val="00DE3605"/>
    <w:rsid w:val="00E045BA"/>
    <w:rsid w:val="00E12992"/>
    <w:rsid w:val="00E26ADB"/>
    <w:rsid w:val="00E3359F"/>
    <w:rsid w:val="00E40D5A"/>
    <w:rsid w:val="00E43BB4"/>
    <w:rsid w:val="00E52AC1"/>
    <w:rsid w:val="00E55017"/>
    <w:rsid w:val="00E63248"/>
    <w:rsid w:val="00E64AD4"/>
    <w:rsid w:val="00E64B59"/>
    <w:rsid w:val="00E67029"/>
    <w:rsid w:val="00E81D7F"/>
    <w:rsid w:val="00EB3651"/>
    <w:rsid w:val="00EE13D3"/>
    <w:rsid w:val="00EF0921"/>
    <w:rsid w:val="00EF1CB5"/>
    <w:rsid w:val="00EF4044"/>
    <w:rsid w:val="00EF795D"/>
    <w:rsid w:val="00F15AC4"/>
    <w:rsid w:val="00F17A2D"/>
    <w:rsid w:val="00F30078"/>
    <w:rsid w:val="00F331E6"/>
    <w:rsid w:val="00F46068"/>
    <w:rsid w:val="00F54C72"/>
    <w:rsid w:val="00F56371"/>
    <w:rsid w:val="00F6779F"/>
    <w:rsid w:val="00F74D77"/>
    <w:rsid w:val="00F85AA7"/>
    <w:rsid w:val="00F87763"/>
    <w:rsid w:val="00FB1E57"/>
    <w:rsid w:val="00FC3451"/>
    <w:rsid w:val="00FC55E4"/>
    <w:rsid w:val="00FF15EB"/>
    <w:rsid w:val="00FF1B3C"/>
    <w:rsid w:val="00FF4C99"/>
    <w:rsid w:val="0FBF0B0B"/>
    <w:rsid w:val="7BF5A8A6"/>
    <w:rsid w:val="7D25FD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CD9EB"/>
  <w15:docId w15:val="{92CE5B73-74AC-9347-B825-C2A62F22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/>
      <w:outlineLvl w:val="4"/>
    </w:pPr>
    <w:rPr>
      <w:rFonts w:ascii="Cambria" w:hAnsi="Cambria"/>
      <w:color w:val="243F6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mbria" w:eastAsia="Times New Roman" w:hAnsi="Cambria" w:cs="Times New Roman"/>
      <w:color w:val="243F60"/>
      <w:sz w:val="24"/>
      <w:szCs w:val="24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spacing w:line="276" w:lineRule="auto"/>
      <w:ind w:left="720"/>
      <w:contextualSpacing/>
    </w:pPr>
    <w:rPr>
      <w:rFonts w:ascii="Arial" w:eastAsia="Arial" w:hAnsi="Arial" w:cs="Arial"/>
      <w:color w:val="000000"/>
      <w:sz w:val="22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qFormat/>
    <w:rPr>
      <w:rFonts w:ascii="Arial" w:eastAsia="Arial" w:hAnsi="Arial" w:cs="Arial"/>
      <w:color w:val="000000"/>
      <w:lang w:val="en-US"/>
    </w:rPr>
  </w:style>
  <w:style w:type="paragraph" w:styleId="NoSpacing">
    <w:name w:val="No Spacing"/>
    <w:uiPriority w:val="1"/>
    <w:qFormat/>
    <w:pPr>
      <w:suppressAutoHyphens/>
    </w:pPr>
    <w:rPr>
      <w:kern w:val="2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2C5B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5B2E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2C5B2E"/>
  </w:style>
  <w:style w:type="paragraph" w:styleId="Header">
    <w:name w:val="header"/>
    <w:basedOn w:val="Normal"/>
    <w:link w:val="HeaderChar"/>
    <w:uiPriority w:val="99"/>
    <w:unhideWhenUsed/>
    <w:rsid w:val="004D16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160A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72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3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8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mukul0828@g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D55B5D0D-B3DE-4282-9A5F-AC06BE490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1539</TotalTime>
  <Pages>6</Pages>
  <Words>2735</Words>
  <Characters>15591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mukulchakravarthyatchakolu</dc:creator>
  <cp:lastModifiedBy>Mukul Chakravarthy</cp:lastModifiedBy>
  <cp:revision>118</cp:revision>
  <dcterms:created xsi:type="dcterms:W3CDTF">2024-05-29T17:53:00Z</dcterms:created>
  <dcterms:modified xsi:type="dcterms:W3CDTF">2025-04-18T18:58:00Z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1033-6.12.2.8699</vt:lpwstr>
  </property>
  <property fmtid="{D5CDD505-2E9C-101B-9397-08002B2CF9AE}" pid="3" name="ICV">
    <vt:lpwstr>C84DD0E54B57C0D320DBD967F32E7064_43</vt:lpwstr>
  </property>
</Properties>
</file>