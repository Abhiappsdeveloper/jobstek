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Look w:val="0600" w:firstRow="0" w:lastRow="0" w:firstColumn="0" w:lastColumn="0" w:noHBand="1" w:noVBand="1"/>
        <w:tblCaption w:val="Layout table"/>
      </w:tblPr>
      <w:tblGrid>
        <w:gridCol w:w="9936"/>
      </w:tblGrid>
      <w:tr w:rsidR="00545B7A" w14:paraId="4BFA272B" w14:textId="77777777" w:rsidTr="00A428CA">
        <w:tc>
          <w:tcPr>
            <w:tcW w:w="9936" w:type="dxa"/>
            <w:tcBorders>
              <w:bottom w:val="single" w:sz="12" w:space="0" w:color="39A5B7" w:themeColor="accent1"/>
            </w:tcBorders>
          </w:tcPr>
          <w:p w14:paraId="7AE55BA8" w14:textId="57630EDA" w:rsidR="00545B7A" w:rsidRPr="00A428CA" w:rsidRDefault="0076602A" w:rsidP="00A428CA">
            <w:pPr>
              <w:pStyle w:val="Title"/>
            </w:pPr>
            <w:r>
              <w:t>Jaya Preethi Talari</w:t>
            </w:r>
          </w:p>
        </w:tc>
      </w:tr>
    </w:tbl>
    <w:p w14:paraId="43FAB1DA" w14:textId="1E631023" w:rsidR="00EA5EDE" w:rsidRPr="00EA5EDE" w:rsidRDefault="00EA5EDE" w:rsidP="00EA5EDE">
      <w:pPr>
        <w:spacing w:before="240"/>
        <w:rPr>
          <w:rFonts w:ascii="Cambria" w:eastAsia="HGMinchoB" w:hAnsi="Cambria" w:cs="Times New Roman"/>
          <w:b/>
          <w:bCs/>
          <w:color w:val="404040"/>
          <w:sz w:val="24"/>
          <w:szCs w:val="24"/>
          <w:lang w:val="en-IN"/>
        </w:rPr>
      </w:pPr>
      <w:r w:rsidRPr="00EA5EDE">
        <w:rPr>
          <w:rFonts w:ascii="Cambria" w:eastAsia="HGMinchoB" w:hAnsi="Cambria" w:cs="Times New Roman"/>
          <w:b/>
          <w:bCs/>
          <w:color w:val="404040"/>
          <w:sz w:val="24"/>
          <w:szCs w:val="24"/>
          <w:lang w:val="en-IN"/>
        </w:rPr>
        <w:t>Business</w:t>
      </w:r>
      <w:r w:rsidR="0076602A">
        <w:rPr>
          <w:rFonts w:ascii="Cambria" w:eastAsia="HGMinchoB" w:hAnsi="Cambria" w:cs="Times New Roman"/>
          <w:b/>
          <w:bCs/>
          <w:color w:val="404040"/>
          <w:sz w:val="24"/>
          <w:szCs w:val="24"/>
          <w:lang w:val="en-IN"/>
        </w:rPr>
        <w:t>/Data</w:t>
      </w:r>
      <w:r w:rsidRPr="00EA5EDE">
        <w:rPr>
          <w:rFonts w:ascii="Cambria" w:eastAsia="HGMinchoB" w:hAnsi="Cambria" w:cs="Times New Roman"/>
          <w:b/>
          <w:bCs/>
          <w:color w:val="404040"/>
          <w:sz w:val="24"/>
          <w:szCs w:val="24"/>
          <w:lang w:val="en-IN"/>
        </w:rPr>
        <w:t xml:space="preserve"> Analyst </w:t>
      </w:r>
    </w:p>
    <w:p w14:paraId="0385D0B1" w14:textId="77777777" w:rsidR="00EA5EDE" w:rsidRPr="00EA5EDE" w:rsidDel="00D00A02" w:rsidRDefault="00EA5EDE" w:rsidP="00EA5EDE">
      <w:pPr>
        <w:spacing w:before="240"/>
        <w:rPr>
          <w:del w:id="0" w:author="Chettupally, Joel" w:date="2024-09-07T21:49:00Z"/>
          <w:rFonts w:ascii="Cambria" w:eastAsia="HGMinchoB" w:hAnsi="Cambria" w:cs="Times New Roman"/>
          <w:color w:val="404040"/>
          <w:sz w:val="20"/>
          <w:lang w:val="en-IN"/>
        </w:rPr>
      </w:pPr>
      <w:r w:rsidRPr="00EA5EDE">
        <w:rPr>
          <w:rFonts w:ascii="Cambria" w:eastAsia="HGMinchoB" w:hAnsi="Cambria" w:cs="Times New Roman"/>
          <w:color w:val="404040"/>
          <w:sz w:val="20"/>
          <w:lang w:val="en-IN"/>
        </w:rPr>
        <w:t xml:space="preserve">Email: </w:t>
      </w:r>
      <w:hyperlink r:id="rId11" w:history="1">
        <w:r w:rsidRPr="00EA5EDE">
          <w:rPr>
            <w:rFonts w:ascii="Cambria" w:eastAsia="HGMinchoB" w:hAnsi="Cambria" w:cs="Times New Roman"/>
            <w:color w:val="2A7B88"/>
            <w:sz w:val="20"/>
            <w:u w:val="single"/>
            <w:lang w:val="en-IN"/>
          </w:rPr>
          <w:t>jayatal55@gmail.com</w:t>
        </w:r>
      </w:hyperlink>
      <w:r w:rsidRPr="00EA5EDE">
        <w:rPr>
          <w:rFonts w:ascii="Cambria" w:eastAsia="HGMinchoB" w:hAnsi="Cambria" w:cs="Times New Roman"/>
          <w:color w:val="404040"/>
          <w:sz w:val="20"/>
          <w:lang w:val="en-IN"/>
        </w:rPr>
        <w:t xml:space="preserve">   || </w:t>
      </w:r>
      <w:hyperlink r:id="rId12" w:history="1">
        <w:r w:rsidRPr="00EA5EDE">
          <w:rPr>
            <w:rFonts w:ascii="Cambria" w:eastAsia="HGMinchoB" w:hAnsi="Cambria" w:cs="Times New Roman"/>
            <w:color w:val="2A7B88"/>
            <w:sz w:val="20"/>
            <w:u w:val="single"/>
            <w:lang w:val="en-IN"/>
          </w:rPr>
          <w:t>LinkedIn</w:t>
        </w:r>
      </w:hyperlink>
      <w:r w:rsidRPr="00EA5EDE">
        <w:rPr>
          <w:rFonts w:ascii="Cambria" w:eastAsia="HGMinchoB" w:hAnsi="Cambria" w:cs="Times New Roman"/>
          <w:color w:val="404040"/>
          <w:sz w:val="20"/>
          <w:lang w:val="en-IN"/>
        </w:rPr>
        <w:t xml:space="preserve"> || Mobile: +1 7082638411 || Chicago, IL</w:t>
      </w:r>
    </w:p>
    <w:p w14:paraId="3FA3B745" w14:textId="77777777" w:rsidR="00EA5EDE" w:rsidRPr="00EA5EDE" w:rsidRDefault="00EA5EDE" w:rsidP="00EA5EDE">
      <w:pPr>
        <w:keepNext/>
        <w:keepLines/>
        <w:spacing w:before="240" w:after="100"/>
        <w:contextualSpacing/>
        <w:outlineLvl w:val="0"/>
        <w:rPr>
          <w:rFonts w:ascii="Cambria" w:eastAsia="HGMinchoB" w:hAnsi="Cambria" w:cs="Times New Roman"/>
          <w:b/>
          <w:color w:val="2A7B88"/>
          <w:sz w:val="28"/>
          <w:szCs w:val="32"/>
        </w:rPr>
      </w:pPr>
      <w:r w:rsidRPr="00EA5EDE">
        <w:rPr>
          <w:rFonts w:ascii="Cambria" w:eastAsia="HGMinchoB" w:hAnsi="Cambria" w:cs="Times New Roman"/>
          <w:b/>
          <w:color w:val="2A7B88"/>
          <w:sz w:val="28"/>
          <w:szCs w:val="32"/>
        </w:rPr>
        <w:t>Summary</w:t>
      </w:r>
    </w:p>
    <w:p w14:paraId="0A9821D8" w14:textId="7E754896" w:rsidR="00A428CA" w:rsidRDefault="00EA5EDE" w:rsidP="00EA5EDE">
      <w:pPr>
        <w:pStyle w:val="ListParagraph"/>
        <w:numPr>
          <w:ilvl w:val="0"/>
          <w:numId w:val="28"/>
        </w:numPr>
      </w:pPr>
      <w:r>
        <w:t xml:space="preserve">Over 3+ years of experience </w:t>
      </w:r>
      <w:r w:rsidR="00843AA7">
        <w:t xml:space="preserve">as </w:t>
      </w:r>
      <w:r w:rsidR="00EA74AB">
        <w:t>a Business</w:t>
      </w:r>
      <w:r w:rsidR="00843AA7">
        <w:t xml:space="preserve"> Analyst with excellent understanding of business requirements gathering, business </w:t>
      </w:r>
      <w:r w:rsidR="00EA74AB">
        <w:t>analysis, business</w:t>
      </w:r>
      <w:r w:rsidR="00843AA7">
        <w:t xml:space="preserve"> process modeling.</w:t>
      </w:r>
    </w:p>
    <w:p w14:paraId="6F089F0F" w14:textId="0053BA5B" w:rsidR="00843AA7" w:rsidRDefault="00843AA7" w:rsidP="00EA5EDE">
      <w:pPr>
        <w:pStyle w:val="ListParagraph"/>
        <w:numPr>
          <w:ilvl w:val="0"/>
          <w:numId w:val="28"/>
        </w:numPr>
      </w:pPr>
      <w:r>
        <w:t>Strong knowledge of Business intelligence, Data warehousing and business architecture.</w:t>
      </w:r>
    </w:p>
    <w:p w14:paraId="31C56121" w14:textId="5190D489" w:rsidR="00843AA7" w:rsidRDefault="00EA74AB" w:rsidP="00EA5EDE">
      <w:pPr>
        <w:pStyle w:val="ListParagraph"/>
        <w:numPr>
          <w:ilvl w:val="0"/>
          <w:numId w:val="28"/>
        </w:numPr>
      </w:pPr>
      <w:r>
        <w:t>Proficient in ETL development, including data ingestion, transformation, and reporting using SQL server integration services (SSIS), Tableau and Power BI.</w:t>
      </w:r>
    </w:p>
    <w:p w14:paraId="14076E9E" w14:textId="78734D87" w:rsidR="009E4E81" w:rsidRDefault="009E4E81" w:rsidP="00EA5EDE">
      <w:pPr>
        <w:pStyle w:val="ListParagraph"/>
        <w:numPr>
          <w:ilvl w:val="0"/>
          <w:numId w:val="28"/>
        </w:numPr>
      </w:pPr>
      <w:r>
        <w:t>Designed and maintained dashboards and reports to track KPIs, monitor performance and identify trends.</w:t>
      </w:r>
    </w:p>
    <w:p w14:paraId="7A656682" w14:textId="5CC155C8" w:rsidR="00EA74AB" w:rsidRDefault="00EA74AB" w:rsidP="00EA5EDE">
      <w:pPr>
        <w:pStyle w:val="ListParagraph"/>
        <w:numPr>
          <w:ilvl w:val="0"/>
          <w:numId w:val="28"/>
        </w:numPr>
      </w:pPr>
      <w:r>
        <w:t xml:space="preserve">Expertise in Microsoft </w:t>
      </w:r>
      <w:r w:rsidR="00C309BE">
        <w:t xml:space="preserve">solutions, including Power </w:t>
      </w:r>
      <w:r w:rsidR="00486740">
        <w:t>BI, Azure</w:t>
      </w:r>
      <w:r w:rsidR="00C309BE">
        <w:t xml:space="preserve"> Data factory and azure data bricks, enhancing data visualization and business intelligence capabilities.</w:t>
      </w:r>
    </w:p>
    <w:p w14:paraId="63BE798A" w14:textId="02442A93" w:rsidR="00C309BE" w:rsidRDefault="00C309BE" w:rsidP="00EA5EDE">
      <w:pPr>
        <w:pStyle w:val="ListParagraph"/>
        <w:numPr>
          <w:ilvl w:val="0"/>
          <w:numId w:val="28"/>
        </w:numPr>
      </w:pPr>
      <w:r>
        <w:t>Proficient in developing automated ETL processes for Power BI event logs, streamlining data extraction, transformation and reporting.</w:t>
      </w:r>
    </w:p>
    <w:p w14:paraId="10D4DF8F" w14:textId="2D7A2DC1" w:rsidR="00C309BE" w:rsidRDefault="00C309BE" w:rsidP="00EA5EDE">
      <w:pPr>
        <w:pStyle w:val="ListParagraph"/>
        <w:numPr>
          <w:ilvl w:val="0"/>
          <w:numId w:val="28"/>
        </w:numPr>
      </w:pPr>
      <w:r>
        <w:t>Strong background in data lake architecture optimization, improving storage efficiency and reducing retrieval costs for structured and unstructured data.</w:t>
      </w:r>
    </w:p>
    <w:p w14:paraId="24838DB1" w14:textId="3193E119" w:rsidR="00C309BE" w:rsidRDefault="00C309BE" w:rsidP="00EA5EDE">
      <w:pPr>
        <w:pStyle w:val="ListParagraph"/>
        <w:numPr>
          <w:ilvl w:val="0"/>
          <w:numId w:val="28"/>
        </w:numPr>
      </w:pPr>
      <w:r>
        <w:t xml:space="preserve">Hands-on expertise in real time and distributed data processing using AWS </w:t>
      </w:r>
      <w:r w:rsidR="00486740">
        <w:t>Glue,</w:t>
      </w:r>
      <w:r>
        <w:t xml:space="preserve"> Lambda, Redshift, Snowflake, Google Big query, Dataflow and Pub/Sub.</w:t>
      </w:r>
    </w:p>
    <w:p w14:paraId="4386C86E" w14:textId="7604A2D0" w:rsidR="00C309BE" w:rsidRDefault="00C309BE" w:rsidP="00EA5EDE">
      <w:pPr>
        <w:pStyle w:val="ListParagraph"/>
        <w:numPr>
          <w:ilvl w:val="0"/>
          <w:numId w:val="28"/>
        </w:numPr>
      </w:pPr>
      <w:r>
        <w:t>Extensive experience in Azure data pipeline development,</w:t>
      </w:r>
      <w:r w:rsidR="00D03722">
        <w:t xml:space="preserve"> automating process with power automate and Microsoft Fabric pipelines.</w:t>
      </w:r>
    </w:p>
    <w:p w14:paraId="7C115F28" w14:textId="0F6F9B79" w:rsidR="00D03722" w:rsidRDefault="00D03722" w:rsidP="00EA5EDE">
      <w:pPr>
        <w:pStyle w:val="ListParagraph"/>
        <w:numPr>
          <w:ilvl w:val="0"/>
          <w:numId w:val="28"/>
        </w:numPr>
      </w:pPr>
      <w:r>
        <w:t>Deep understanding of SQL and NoSQL databases, ensuring data governance, compliance and efficiency in handling large scale datasets.</w:t>
      </w:r>
    </w:p>
    <w:p w14:paraId="4CD9C876" w14:textId="3DCFCDA2" w:rsidR="005C05B6" w:rsidRDefault="005C05B6" w:rsidP="00EA5EDE">
      <w:pPr>
        <w:pStyle w:val="ListParagraph"/>
        <w:numPr>
          <w:ilvl w:val="0"/>
          <w:numId w:val="28"/>
        </w:numPr>
      </w:pPr>
      <w:r>
        <w:t xml:space="preserve">Foundational knowledge in python like Pandas, NumPy and </w:t>
      </w:r>
      <w:proofErr w:type="spellStart"/>
      <w:r>
        <w:t>Matlab</w:t>
      </w:r>
      <w:proofErr w:type="spellEnd"/>
      <w:r>
        <w:t>.</w:t>
      </w:r>
    </w:p>
    <w:p w14:paraId="646C6247" w14:textId="15110379" w:rsidR="00BE0197" w:rsidRDefault="00BE0197" w:rsidP="00BE0197">
      <w:pPr>
        <w:pStyle w:val="ListParagraph"/>
        <w:numPr>
          <w:ilvl w:val="0"/>
          <w:numId w:val="28"/>
        </w:numPr>
      </w:pPr>
      <w:r>
        <w:t>Comprehensive knowledge and experience in software development life cycle (SDLC) with business process models, Waterfall &amp; agile (scrum) methodologies.</w:t>
      </w:r>
    </w:p>
    <w:p w14:paraId="637AC236" w14:textId="01A177CA" w:rsidR="00BE0197" w:rsidRDefault="00486740" w:rsidP="00BE0197">
      <w:pPr>
        <w:pStyle w:val="ListParagraph"/>
        <w:numPr>
          <w:ilvl w:val="0"/>
          <w:numId w:val="28"/>
        </w:numPr>
      </w:pPr>
      <w:r>
        <w:t>Proficient</w:t>
      </w:r>
      <w:r w:rsidR="00843AA7">
        <w:t xml:space="preserve"> in cr</w:t>
      </w:r>
      <w:r>
        <w:t>ea</w:t>
      </w:r>
      <w:r w:rsidR="00843AA7">
        <w:t xml:space="preserve">ting various documents like </w:t>
      </w:r>
      <w:r w:rsidR="00EA74AB">
        <w:t>Business Requirements Documents (BRD</w:t>
      </w:r>
      <w:r>
        <w:t>), Functional</w:t>
      </w:r>
      <w:r w:rsidR="00EA74AB">
        <w:t xml:space="preserve"> Requirements </w:t>
      </w:r>
      <w:r>
        <w:t>Documents (</w:t>
      </w:r>
      <w:r w:rsidR="00EA74AB">
        <w:t>FRD) and Functional specification Documents</w:t>
      </w:r>
      <w:r>
        <w:t xml:space="preserve"> </w:t>
      </w:r>
      <w:r w:rsidR="00EA74AB">
        <w:t>(FSD).</w:t>
      </w:r>
    </w:p>
    <w:p w14:paraId="0F32F326" w14:textId="56BC3227" w:rsidR="00EA74AB" w:rsidRDefault="00BE0197" w:rsidP="00EA5EDE">
      <w:pPr>
        <w:pStyle w:val="ListParagraph"/>
        <w:numPr>
          <w:ilvl w:val="0"/>
          <w:numId w:val="28"/>
        </w:numPr>
      </w:pPr>
      <w:r>
        <w:t>Expert at interacting with stakeholders, subject matter experts (SMEs) and end-users to understand, analyze, commu</w:t>
      </w:r>
      <w:r w:rsidR="00486740">
        <w:t>nicate and validate requirements using Joint Application Design (JAD), Joint Applications Review (JAR) sessions.</w:t>
      </w:r>
    </w:p>
    <w:p w14:paraId="20AB6B8E" w14:textId="7DBFCCA7" w:rsidR="00486740" w:rsidRDefault="009E4E81" w:rsidP="00EA5EDE">
      <w:pPr>
        <w:pStyle w:val="ListParagraph"/>
        <w:numPr>
          <w:ilvl w:val="0"/>
          <w:numId w:val="28"/>
        </w:numPr>
      </w:pPr>
      <w:r>
        <w:t>Hand-on experience in data cleaning, transformation and validation to ensure data accuracy and consistency.</w:t>
      </w:r>
    </w:p>
    <w:p w14:paraId="25777DCC" w14:textId="15FF9CAE" w:rsidR="009E4E81" w:rsidRDefault="009E4E81" w:rsidP="00EA5EDE">
      <w:pPr>
        <w:pStyle w:val="ListParagraph"/>
        <w:numPr>
          <w:ilvl w:val="0"/>
          <w:numId w:val="28"/>
        </w:numPr>
      </w:pPr>
      <w:r>
        <w:t>Passionate about solving business problems through data and continuous process improvement.</w:t>
      </w:r>
    </w:p>
    <w:p w14:paraId="7AF097B3" w14:textId="14E7263A" w:rsidR="007601B3" w:rsidRPr="007601B3" w:rsidRDefault="00AB6A2D" w:rsidP="007601B3">
      <w:pPr>
        <w:keepNext/>
        <w:keepLines/>
        <w:spacing w:before="320" w:after="100"/>
        <w:contextualSpacing/>
        <w:outlineLvl w:val="0"/>
        <w:rPr>
          <w:rFonts w:asciiTheme="majorHAnsi" w:eastAsiaTheme="majorEastAsia" w:hAnsiTheme="majorHAnsi" w:cstheme="majorBidi"/>
          <w:b/>
          <w:color w:val="2A7B88" w:themeColor="accent1" w:themeShade="BF"/>
          <w:sz w:val="28"/>
          <w:szCs w:val="32"/>
        </w:rPr>
      </w:pPr>
      <w:r>
        <w:rPr>
          <w:rFonts w:asciiTheme="majorHAnsi" w:eastAsiaTheme="majorEastAsia" w:hAnsiTheme="majorHAnsi" w:cstheme="majorBidi"/>
          <w:b/>
          <w:color w:val="2A7B88" w:themeColor="accent1" w:themeShade="BF"/>
          <w:sz w:val="28"/>
          <w:szCs w:val="32"/>
        </w:rPr>
        <w:t>Technical Skills</w:t>
      </w:r>
    </w:p>
    <w:tbl>
      <w:tblPr>
        <w:tblW w:w="5000" w:type="pct"/>
        <w:tblCellMar>
          <w:left w:w="0" w:type="dxa"/>
          <w:right w:w="0" w:type="dxa"/>
        </w:tblCellMar>
        <w:tblLook w:val="0600" w:firstRow="0" w:lastRow="0" w:firstColumn="0" w:lastColumn="0" w:noHBand="1" w:noVBand="1"/>
        <w:tblCaption w:val="Layout table"/>
      </w:tblPr>
      <w:tblGrid>
        <w:gridCol w:w="8370"/>
        <w:gridCol w:w="1566"/>
      </w:tblGrid>
      <w:tr w:rsidR="007601B3" w:rsidRPr="007601B3" w14:paraId="48C3F37B" w14:textId="77777777" w:rsidTr="000B687F">
        <w:trPr>
          <w:trHeight w:val="1206"/>
        </w:trPr>
        <w:tc>
          <w:tcPr>
            <w:tcW w:w="8370" w:type="dxa"/>
          </w:tcPr>
          <w:p w14:paraId="5DEEA8EB" w14:textId="77777777" w:rsidR="007601B3" w:rsidRDefault="007601B3" w:rsidP="007601B3">
            <w:pPr>
              <w:pStyle w:val="ListParagraph"/>
              <w:numPr>
                <w:ilvl w:val="0"/>
                <w:numId w:val="29"/>
              </w:numPr>
              <w:spacing w:line="288" w:lineRule="auto"/>
            </w:pPr>
            <w:r w:rsidRPr="00AB6A2D">
              <w:rPr>
                <w:b/>
                <w:bCs/>
              </w:rPr>
              <w:t>Documentation Tolls:</w:t>
            </w:r>
            <w:r>
              <w:t xml:space="preserve"> Microsoft Office (Word, Excel, PowerPoint)</w:t>
            </w:r>
          </w:p>
          <w:p w14:paraId="27D33A55" w14:textId="7B793B79" w:rsidR="007601B3" w:rsidRDefault="000B687F" w:rsidP="007601B3">
            <w:pPr>
              <w:pStyle w:val="ListParagraph"/>
              <w:numPr>
                <w:ilvl w:val="0"/>
                <w:numId w:val="29"/>
              </w:numPr>
              <w:spacing w:line="288" w:lineRule="auto"/>
            </w:pPr>
            <w:r>
              <w:rPr>
                <w:b/>
                <w:bCs/>
              </w:rPr>
              <w:t xml:space="preserve">Data storage and </w:t>
            </w:r>
            <w:r w:rsidR="007601B3" w:rsidRPr="00AB6A2D">
              <w:rPr>
                <w:b/>
                <w:bCs/>
              </w:rPr>
              <w:t>Databases:</w:t>
            </w:r>
            <w:r>
              <w:rPr>
                <w:b/>
                <w:bCs/>
              </w:rPr>
              <w:t xml:space="preserve"> </w:t>
            </w:r>
            <w:r>
              <w:t>Azure SQL Database, Azure synapse Analytics, Delta Lake, MYSQL</w:t>
            </w:r>
            <w:r w:rsidR="007601B3">
              <w:t>, MS Access, Oracle, PostgreSQL, DBMS</w:t>
            </w:r>
            <w:r w:rsidR="006E00F8">
              <w:t>, Databricks</w:t>
            </w:r>
          </w:p>
          <w:p w14:paraId="6D718520" w14:textId="77777777" w:rsidR="007601B3" w:rsidRDefault="007601B3" w:rsidP="007601B3">
            <w:pPr>
              <w:pStyle w:val="ListParagraph"/>
              <w:numPr>
                <w:ilvl w:val="0"/>
                <w:numId w:val="29"/>
              </w:numPr>
              <w:spacing w:line="288" w:lineRule="auto"/>
            </w:pPr>
            <w:r w:rsidRPr="00AB6A2D">
              <w:rPr>
                <w:b/>
                <w:bCs/>
              </w:rPr>
              <w:t>Data Visualization Tools:</w:t>
            </w:r>
            <w:r>
              <w:t xml:space="preserve"> Tableau, Poer BI, Looker studio, KPIs </w:t>
            </w:r>
          </w:p>
          <w:p w14:paraId="370D09F2" w14:textId="77777777" w:rsidR="007601B3" w:rsidRDefault="007601B3" w:rsidP="007601B3">
            <w:pPr>
              <w:pStyle w:val="ListParagraph"/>
              <w:numPr>
                <w:ilvl w:val="0"/>
                <w:numId w:val="29"/>
              </w:numPr>
              <w:spacing w:line="288" w:lineRule="auto"/>
            </w:pPr>
            <w:r w:rsidRPr="00AB6A2D">
              <w:rPr>
                <w:b/>
                <w:bCs/>
              </w:rPr>
              <w:t>Web Technologies:</w:t>
            </w:r>
            <w:r>
              <w:t xml:space="preserve"> HTML, Weka</w:t>
            </w:r>
          </w:p>
          <w:p w14:paraId="0A43635B" w14:textId="10E17273" w:rsidR="007601B3" w:rsidRDefault="007601B3" w:rsidP="007601B3">
            <w:pPr>
              <w:pStyle w:val="ListParagraph"/>
              <w:numPr>
                <w:ilvl w:val="0"/>
                <w:numId w:val="29"/>
              </w:numPr>
              <w:spacing w:line="288" w:lineRule="auto"/>
            </w:pPr>
            <w:r w:rsidRPr="00AB6A2D">
              <w:rPr>
                <w:b/>
                <w:bCs/>
              </w:rPr>
              <w:t>Operating System:</w:t>
            </w:r>
            <w:r>
              <w:t xml:space="preserve"> Windows</w:t>
            </w:r>
          </w:p>
          <w:p w14:paraId="564756C0" w14:textId="77777777" w:rsidR="007601B3" w:rsidRDefault="007601B3" w:rsidP="007601B3">
            <w:pPr>
              <w:pStyle w:val="ListParagraph"/>
              <w:numPr>
                <w:ilvl w:val="0"/>
                <w:numId w:val="29"/>
              </w:numPr>
              <w:spacing w:line="288" w:lineRule="auto"/>
            </w:pPr>
            <w:r w:rsidRPr="00AB6A2D">
              <w:rPr>
                <w:b/>
                <w:bCs/>
              </w:rPr>
              <w:t>Data Analysis:</w:t>
            </w:r>
            <w:r>
              <w:t xml:space="preserve"> ETL (Extract Transform Load)</w:t>
            </w:r>
          </w:p>
          <w:p w14:paraId="09D7E28A" w14:textId="77777777" w:rsidR="007601B3" w:rsidRDefault="007601B3" w:rsidP="007601B3">
            <w:pPr>
              <w:pStyle w:val="ListParagraph"/>
              <w:numPr>
                <w:ilvl w:val="0"/>
                <w:numId w:val="29"/>
              </w:numPr>
              <w:spacing w:line="288" w:lineRule="auto"/>
            </w:pPr>
            <w:r w:rsidRPr="00AB6A2D">
              <w:rPr>
                <w:b/>
                <w:bCs/>
              </w:rPr>
              <w:t>Project Management:</w:t>
            </w:r>
            <w:r>
              <w:t xml:space="preserve"> Jira, Visio, Agile Methodologies, Scrum Master</w:t>
            </w:r>
          </w:p>
          <w:p w14:paraId="3A1A72FE" w14:textId="48B6F686" w:rsidR="007601B3" w:rsidRPr="000B687F" w:rsidRDefault="000B687F" w:rsidP="007601B3">
            <w:pPr>
              <w:pStyle w:val="ListParagraph"/>
              <w:numPr>
                <w:ilvl w:val="0"/>
                <w:numId w:val="29"/>
              </w:numPr>
              <w:spacing w:line="288" w:lineRule="auto"/>
              <w:rPr>
                <w:b/>
                <w:bCs/>
              </w:rPr>
            </w:pPr>
            <w:r w:rsidRPr="000B687F">
              <w:rPr>
                <w:b/>
                <w:bCs/>
              </w:rPr>
              <w:lastRenderedPageBreak/>
              <w:t>Security and Compliance:</w:t>
            </w:r>
            <w:r w:rsidR="00AB6A2D" w:rsidRPr="000B687F">
              <w:rPr>
                <w:b/>
                <w:bCs/>
              </w:rPr>
              <w:t xml:space="preserve"> </w:t>
            </w:r>
            <w:r>
              <w:t xml:space="preserve">Data Governance and security policies, Row level </w:t>
            </w:r>
            <w:r w:rsidR="006E00F8">
              <w:t>Security, Data</w:t>
            </w:r>
            <w:r>
              <w:t xml:space="preserve"> </w:t>
            </w:r>
            <w:r w:rsidR="006E00F8">
              <w:t>masking, Role</w:t>
            </w:r>
            <w:r>
              <w:t>-based Access Control (RB</w:t>
            </w:r>
            <w:r w:rsidR="006E00F8">
              <w:t>AC</w:t>
            </w:r>
            <w:r w:rsidR="00962498">
              <w:t>), Identify</w:t>
            </w:r>
            <w:r w:rsidR="006E00F8">
              <w:t xml:space="preserve"> &amp; Access Management (IAM)</w:t>
            </w:r>
          </w:p>
          <w:p w14:paraId="793F9995" w14:textId="0FD9972A" w:rsidR="007601B3" w:rsidRPr="007601B3" w:rsidRDefault="006E00F8" w:rsidP="007601B3">
            <w:pPr>
              <w:pStyle w:val="ListParagraph"/>
              <w:numPr>
                <w:ilvl w:val="0"/>
                <w:numId w:val="29"/>
              </w:numPr>
              <w:tabs>
                <w:tab w:val="num" w:pos="216"/>
              </w:tabs>
              <w:spacing w:line="288" w:lineRule="auto"/>
            </w:pPr>
            <w:r w:rsidRPr="00962498">
              <w:rPr>
                <w:b/>
                <w:bCs/>
              </w:rPr>
              <w:t xml:space="preserve">Data Engineering and ETL Tools: </w:t>
            </w:r>
            <w:r>
              <w:t>SQL Server Integration Services (SSIS</w:t>
            </w:r>
            <w:r w:rsidR="00962498">
              <w:t>), Snowflake</w:t>
            </w:r>
            <w:r>
              <w:t xml:space="preserve">, Snowflake queries and data warehousing, Row-level security and data masking, Microsoft Fabric, GCP Dataflow, Azure Functions, </w:t>
            </w:r>
            <w:r w:rsidR="00962498">
              <w:t>Big Query, Dataflow, Delta Lake, Pub/Sub</w:t>
            </w:r>
          </w:p>
        </w:tc>
        <w:tc>
          <w:tcPr>
            <w:tcW w:w="1566" w:type="dxa"/>
          </w:tcPr>
          <w:p w14:paraId="3E8D2B53" w14:textId="778FEEF7" w:rsidR="007601B3" w:rsidRPr="007601B3" w:rsidRDefault="007601B3" w:rsidP="007601B3">
            <w:pPr>
              <w:tabs>
                <w:tab w:val="num" w:pos="216"/>
              </w:tabs>
              <w:spacing w:line="288" w:lineRule="auto"/>
              <w:contextualSpacing/>
            </w:pPr>
          </w:p>
        </w:tc>
      </w:tr>
    </w:tbl>
    <w:p w14:paraId="4C7A33CC" w14:textId="77777777" w:rsidR="007601B3" w:rsidRPr="00A428CA" w:rsidRDefault="007601B3" w:rsidP="007601B3">
      <w:pPr>
        <w:pStyle w:val="Heading1"/>
      </w:pPr>
      <w:r w:rsidRPr="00A428CA">
        <w:t>Education</w:t>
      </w:r>
    </w:p>
    <w:p w14:paraId="0721EF21" w14:textId="03D45BA5" w:rsidR="007601B3" w:rsidRPr="0066464D" w:rsidRDefault="00F930D4" w:rsidP="007601B3">
      <w:pPr>
        <w:pStyle w:val="Heading2"/>
      </w:pPr>
      <w:r>
        <w:t>MASTER OF SCIENCE in Business analytics</w:t>
      </w:r>
      <w:r w:rsidR="007601B3" w:rsidRPr="0066464D">
        <w:t xml:space="preserve"> | </w:t>
      </w:r>
      <w:r>
        <w:t>may 2024</w:t>
      </w:r>
      <w:r w:rsidR="007601B3" w:rsidRPr="0066464D">
        <w:t xml:space="preserve"> | </w:t>
      </w:r>
      <w:r>
        <w:t>lewis UNIVERSITY, ROMEOVILLE</w:t>
      </w:r>
      <w:r w:rsidR="007601B3" w:rsidRPr="0066464D">
        <w:t>, Illinois</w:t>
      </w:r>
    </w:p>
    <w:p w14:paraId="3BDF8C8C" w14:textId="77777777" w:rsidR="007601B3" w:rsidRPr="00A428CA" w:rsidRDefault="007601B3" w:rsidP="007601B3">
      <w:pPr>
        <w:pStyle w:val="Heading2"/>
      </w:pPr>
    </w:p>
    <w:p w14:paraId="65B5DF28" w14:textId="286D51A8" w:rsidR="009E4E81" w:rsidRDefault="00F930D4" w:rsidP="007601B3">
      <w:pPr>
        <w:pStyle w:val="Heading2"/>
      </w:pPr>
      <w:r>
        <w:t>bachelo</w:t>
      </w:r>
      <w:r w:rsidR="000F3F02">
        <w:t>r of TECHNOLOGY |may 2020</w:t>
      </w:r>
      <w:r w:rsidR="007601B3" w:rsidRPr="0066464D">
        <w:t xml:space="preserve"> | </w:t>
      </w:r>
      <w:r w:rsidR="000F3F02">
        <w:t>andhra UNIVERSITY, VIZAG, ANDHRA PRADESH, INDIA</w:t>
      </w:r>
    </w:p>
    <w:p w14:paraId="419A845A" w14:textId="77777777" w:rsidR="009E4E81" w:rsidRDefault="009E4E81" w:rsidP="00A428CA">
      <w:pPr>
        <w:pStyle w:val="Heading1"/>
      </w:pPr>
    </w:p>
    <w:p w14:paraId="09572068" w14:textId="16E16FA6" w:rsidR="0075155B" w:rsidRPr="00A428CA" w:rsidRDefault="000F3F02" w:rsidP="00A428CA">
      <w:pPr>
        <w:pStyle w:val="Heading1"/>
      </w:pPr>
      <w:r>
        <w:t xml:space="preserve">Professional </w:t>
      </w:r>
      <w:r w:rsidR="00A428CA" w:rsidRPr="00A428CA">
        <w:t>Experience</w:t>
      </w:r>
    </w:p>
    <w:p w14:paraId="6E82ED73" w14:textId="0DE7B88B" w:rsidR="0075155B" w:rsidRDefault="000F3F02" w:rsidP="002E4EC7">
      <w:pPr>
        <w:pStyle w:val="Heading2"/>
      </w:pPr>
      <w:r>
        <w:t xml:space="preserve">job role: jr. data engineer                                                                                              </w:t>
      </w:r>
    </w:p>
    <w:p w14:paraId="0A523C81" w14:textId="783B7E8A" w:rsidR="000F3F02" w:rsidRDefault="000F3F02" w:rsidP="000F3F02">
      <w:pPr>
        <w:rPr>
          <w:b/>
          <w:bCs/>
          <w:sz w:val="24"/>
          <w:szCs w:val="24"/>
        </w:rPr>
      </w:pPr>
      <w:r w:rsidRPr="000F3F02">
        <w:rPr>
          <w:b/>
          <w:bCs/>
          <w:sz w:val="24"/>
          <w:szCs w:val="24"/>
        </w:rPr>
        <w:t>Client:</w:t>
      </w:r>
      <w:r>
        <w:rPr>
          <w:b/>
          <w:bCs/>
          <w:sz w:val="24"/>
          <w:szCs w:val="24"/>
        </w:rPr>
        <w:t xml:space="preserve"> Walmart -Chicago, Illinois                                                                        October 2024-Present</w:t>
      </w:r>
    </w:p>
    <w:p w14:paraId="552DB8C7" w14:textId="2D5A4954" w:rsidR="0076602A" w:rsidRPr="000F3F02" w:rsidRDefault="0076602A" w:rsidP="000F3F02">
      <w:pPr>
        <w:rPr>
          <w:b/>
          <w:bCs/>
          <w:sz w:val="24"/>
          <w:szCs w:val="24"/>
        </w:rPr>
      </w:pPr>
      <w:r w:rsidRPr="0076602A">
        <w:rPr>
          <w:b/>
          <w:bCs/>
          <w:sz w:val="24"/>
          <w:szCs w:val="24"/>
        </w:rPr>
        <w:t>Roles &amp; Responsibilities:</w:t>
      </w:r>
    </w:p>
    <w:p w14:paraId="5714A4FC" w14:textId="1755F488" w:rsidR="00F86AA5" w:rsidRDefault="00CF3E7D" w:rsidP="00CF3E7D">
      <w:pPr>
        <w:pStyle w:val="ListBullet"/>
        <w:numPr>
          <w:ilvl w:val="0"/>
          <w:numId w:val="30"/>
        </w:numPr>
      </w:pPr>
      <w:r>
        <w:t>Extensively used SAS and SQL for extraction, transformation and loading of data from large scale RDBMS</w:t>
      </w:r>
      <w:r w:rsidR="00B16E86">
        <w:t xml:space="preserve"> like Oracle and DB2.</w:t>
      </w:r>
    </w:p>
    <w:p w14:paraId="36A85B49" w14:textId="594A38EF" w:rsidR="00B16E86" w:rsidRDefault="00B16E86" w:rsidP="00CF3E7D">
      <w:pPr>
        <w:pStyle w:val="ListBullet"/>
        <w:numPr>
          <w:ilvl w:val="0"/>
          <w:numId w:val="30"/>
        </w:numPr>
      </w:pPr>
      <w:r>
        <w:t>Conducted data manipulation using merging, appending, concatenating and sorting datasets in SAS.</w:t>
      </w:r>
    </w:p>
    <w:p w14:paraId="656B9162" w14:textId="0805C281" w:rsidR="00B16E86" w:rsidRDefault="00B16E86" w:rsidP="00CF3E7D">
      <w:pPr>
        <w:pStyle w:val="ListBullet"/>
        <w:numPr>
          <w:ilvl w:val="0"/>
          <w:numId w:val="30"/>
        </w:numPr>
      </w:pPr>
      <w:r>
        <w:t>Involved in administration of data warehouse using warehouse administrator functionality of SAS.</w:t>
      </w:r>
    </w:p>
    <w:p w14:paraId="031C103B" w14:textId="7DA110CC" w:rsidR="00B16E86" w:rsidRDefault="00B16E86" w:rsidP="00CF3E7D">
      <w:pPr>
        <w:pStyle w:val="ListBullet"/>
        <w:numPr>
          <w:ilvl w:val="0"/>
          <w:numId w:val="30"/>
        </w:numPr>
      </w:pPr>
      <w:r>
        <w:t xml:space="preserve">Researched and studied customer spending habits spanning several merchant categories and identified and formed a baseline for launching several merchant centric marketing campaigns and incentives </w:t>
      </w:r>
      <w:r w:rsidR="005C05B6">
        <w:t>and</w:t>
      </w:r>
      <w:r>
        <w:t xml:space="preserve"> resulted in the creating of merchant dashboards </w:t>
      </w:r>
      <w:r w:rsidR="005C05B6">
        <w:t>used by product executives monthly.</w:t>
      </w:r>
    </w:p>
    <w:p w14:paraId="644FDB61" w14:textId="094F4192" w:rsidR="005C05B6" w:rsidRDefault="005C05B6" w:rsidP="00CF3E7D">
      <w:pPr>
        <w:pStyle w:val="ListBullet"/>
        <w:numPr>
          <w:ilvl w:val="0"/>
          <w:numId w:val="30"/>
        </w:numPr>
      </w:pPr>
      <w:r>
        <w:t>Created and implemented detailed staffing model for security solutions business to evaluate and optimize internal and subcontractor staffing requirements based on the observed and forecasted backlogs, pipelines and historical demand analysis using time series forecasting and optimization models.</w:t>
      </w:r>
    </w:p>
    <w:p w14:paraId="681C1AED" w14:textId="1F0C576B" w:rsidR="005C05B6" w:rsidRDefault="005C05B6" w:rsidP="00CF3E7D">
      <w:pPr>
        <w:pStyle w:val="ListBullet"/>
        <w:numPr>
          <w:ilvl w:val="0"/>
          <w:numId w:val="30"/>
        </w:numPr>
      </w:pPr>
      <w:r>
        <w:t xml:space="preserve">Operationalized and automated </w:t>
      </w:r>
      <w:r w:rsidR="003417DF">
        <w:t>end-to-end</w:t>
      </w:r>
      <w:r>
        <w:t xml:space="preserve"> staffing tools on the AWS cloud </w:t>
      </w:r>
      <w:r w:rsidR="003417DF">
        <w:t>using Python</w:t>
      </w:r>
      <w:r>
        <w:t xml:space="preserve"> &amp; Tableau in </w:t>
      </w:r>
      <w:r w:rsidR="003417DF">
        <w:t>conjunction with the cloud architecture team to communicate model outputs and insights with business partners.</w:t>
      </w:r>
    </w:p>
    <w:p w14:paraId="5C100325" w14:textId="312DA621" w:rsidR="003417DF" w:rsidRDefault="003417DF" w:rsidP="00CF3E7D">
      <w:pPr>
        <w:pStyle w:val="ListBullet"/>
        <w:numPr>
          <w:ilvl w:val="0"/>
          <w:numId w:val="30"/>
        </w:numPr>
      </w:pPr>
      <w:r>
        <w:t>Developed and implemented end to end analytics and machine learning pipeline for cloud compute and architecture organization.</w:t>
      </w:r>
    </w:p>
    <w:p w14:paraId="21EFD9E1" w14:textId="280E3404" w:rsidR="003417DF" w:rsidRDefault="003417DF" w:rsidP="00CF3E7D">
      <w:pPr>
        <w:pStyle w:val="ListBullet"/>
        <w:numPr>
          <w:ilvl w:val="0"/>
          <w:numId w:val="30"/>
        </w:numPr>
      </w:pPr>
      <w:r>
        <w:t>Designed and implanted time series forecasting models for estimating server provisioning on the cloud environments which resulted in accurate demand forecasting for cost optimization and budgeting.</w:t>
      </w:r>
    </w:p>
    <w:p w14:paraId="272DA5BA" w14:textId="1CA8F34B" w:rsidR="003417DF" w:rsidRPr="00A428CA" w:rsidRDefault="003417DF" w:rsidP="00CF3E7D">
      <w:pPr>
        <w:pStyle w:val="ListBullet"/>
        <w:numPr>
          <w:ilvl w:val="0"/>
          <w:numId w:val="30"/>
        </w:numPr>
      </w:pPr>
      <w:r>
        <w:t>Proactively determining performance issues and reducing downtime.</w:t>
      </w:r>
    </w:p>
    <w:p w14:paraId="4E0A3C06" w14:textId="27FA701B" w:rsidR="0075155B" w:rsidRDefault="0066464D" w:rsidP="0066464D">
      <w:pPr>
        <w:pStyle w:val="Heading2"/>
      </w:pPr>
      <w:r w:rsidRPr="0066464D">
        <w:lastRenderedPageBreak/>
        <w:t xml:space="preserve"> </w:t>
      </w:r>
      <w:r w:rsidR="0076602A">
        <w:t>job role: senior business analyst</w:t>
      </w:r>
    </w:p>
    <w:p w14:paraId="47D5B2CA" w14:textId="486E7F54" w:rsidR="0076602A" w:rsidRPr="0076602A" w:rsidRDefault="0076602A" w:rsidP="0076602A">
      <w:pPr>
        <w:rPr>
          <w:b/>
          <w:bCs/>
          <w:sz w:val="24"/>
          <w:szCs w:val="24"/>
        </w:rPr>
      </w:pPr>
      <w:r>
        <w:t xml:space="preserve"> </w:t>
      </w:r>
      <w:r>
        <w:rPr>
          <w:b/>
          <w:bCs/>
          <w:sz w:val="24"/>
          <w:szCs w:val="24"/>
        </w:rPr>
        <w:t>Client: VENGAI Software Solutions pvt ltd.                                       November2019-May 2023</w:t>
      </w:r>
    </w:p>
    <w:p w14:paraId="56E8C3D3" w14:textId="77777777" w:rsidR="0076602A" w:rsidRPr="0076602A" w:rsidRDefault="0076602A" w:rsidP="0076602A"/>
    <w:p w14:paraId="32F79DB6" w14:textId="77777777" w:rsidR="0076602A" w:rsidRPr="00DA7B37" w:rsidRDefault="0076602A" w:rsidP="0076602A">
      <w:pPr>
        <w:rPr>
          <w:rFonts w:ascii="Cambria" w:eastAsia="HGMinchoB" w:hAnsi="Cambria" w:cs="Times New Roman"/>
          <w:b/>
          <w:bCs/>
          <w:color w:val="404040"/>
        </w:rPr>
      </w:pPr>
      <w:r w:rsidRPr="00DA7B37">
        <w:rPr>
          <w:rFonts w:ascii="Cambria" w:eastAsia="HGMinchoB" w:hAnsi="Cambria" w:cs="Times New Roman"/>
          <w:b/>
          <w:bCs/>
          <w:color w:val="404040"/>
        </w:rPr>
        <w:t>Roles &amp; Responsibilities:</w:t>
      </w:r>
    </w:p>
    <w:p w14:paraId="177AF6AD" w14:textId="39A2BB48" w:rsidR="0076602A" w:rsidRDefault="0076602A" w:rsidP="0076602A">
      <w:pPr>
        <w:pStyle w:val="ListBullet"/>
        <w:numPr>
          <w:ilvl w:val="0"/>
          <w:numId w:val="0"/>
        </w:numPr>
        <w:ind w:left="216" w:hanging="216"/>
      </w:pPr>
    </w:p>
    <w:p w14:paraId="63560943" w14:textId="77777777" w:rsidR="0076602A" w:rsidRDefault="0076602A" w:rsidP="0076602A">
      <w:pPr>
        <w:pStyle w:val="ListBullet"/>
        <w:numPr>
          <w:ilvl w:val="0"/>
          <w:numId w:val="32"/>
        </w:numPr>
      </w:pPr>
      <w:r>
        <w:t>Gather and analyze business data to identify trends and patterns.</w:t>
      </w:r>
    </w:p>
    <w:p w14:paraId="76AE34F1" w14:textId="77777777" w:rsidR="0076602A" w:rsidRDefault="0076602A" w:rsidP="0076602A">
      <w:pPr>
        <w:pStyle w:val="ListBullet"/>
        <w:numPr>
          <w:ilvl w:val="0"/>
          <w:numId w:val="32"/>
        </w:numPr>
      </w:pPr>
      <w:r>
        <w:t>Create interactive dashboards and reports using Power BI, Tableau, or Looker.</w:t>
      </w:r>
    </w:p>
    <w:p w14:paraId="1431E715" w14:textId="77777777" w:rsidR="0076602A" w:rsidRDefault="0076602A" w:rsidP="0076602A">
      <w:pPr>
        <w:pStyle w:val="ListBullet"/>
        <w:numPr>
          <w:ilvl w:val="0"/>
          <w:numId w:val="32"/>
        </w:numPr>
      </w:pPr>
      <w:r>
        <w:t>Developed the BI Strategy and a 3-year BI roadmap in alignment with the corporate goals.</w:t>
      </w:r>
    </w:p>
    <w:p w14:paraId="597AC8E6" w14:textId="77777777" w:rsidR="0076602A" w:rsidRDefault="0076602A" w:rsidP="0076602A">
      <w:pPr>
        <w:pStyle w:val="ListBullet"/>
        <w:numPr>
          <w:ilvl w:val="0"/>
          <w:numId w:val="32"/>
        </w:numPr>
      </w:pPr>
      <w:r>
        <w:t>Led the tool standardization exercise to minimize the BI tools used in the organization.</w:t>
      </w:r>
    </w:p>
    <w:p w14:paraId="567A0934" w14:textId="77777777" w:rsidR="0076602A" w:rsidRDefault="0076602A" w:rsidP="0076602A">
      <w:pPr>
        <w:pStyle w:val="ListBullet"/>
        <w:numPr>
          <w:ilvl w:val="0"/>
          <w:numId w:val="32"/>
        </w:numPr>
      </w:pPr>
      <w:r>
        <w:t>Leaded and managed an enterprise-wide effort of identifying the Key Performance Indicators (KPIs) across all the domains of the organization. These KPIs will be used to develop a corporate dashboard to facilitate fact-based decision-making.</w:t>
      </w:r>
    </w:p>
    <w:p w14:paraId="22BFEE14" w14:textId="77777777" w:rsidR="0076602A" w:rsidRDefault="0076602A" w:rsidP="0076602A">
      <w:pPr>
        <w:pStyle w:val="ListBullet"/>
        <w:numPr>
          <w:ilvl w:val="0"/>
          <w:numId w:val="32"/>
        </w:numPr>
      </w:pPr>
      <w:r>
        <w:t>Leading or facilitating joint design sessions with business users and reporting staff.</w:t>
      </w:r>
    </w:p>
    <w:p w14:paraId="381D351B" w14:textId="77777777" w:rsidR="0076602A" w:rsidRDefault="0076602A" w:rsidP="0076602A">
      <w:pPr>
        <w:pStyle w:val="ListBullet"/>
        <w:numPr>
          <w:ilvl w:val="0"/>
          <w:numId w:val="32"/>
        </w:numPr>
      </w:pPr>
      <w:r>
        <w:t>Conducting data profiling to identify and analyze data quality issues.</w:t>
      </w:r>
    </w:p>
    <w:p w14:paraId="538B1D5B" w14:textId="77777777" w:rsidR="0076602A" w:rsidRDefault="0076602A" w:rsidP="0076602A">
      <w:pPr>
        <w:pStyle w:val="ListBullet"/>
        <w:numPr>
          <w:ilvl w:val="0"/>
          <w:numId w:val="32"/>
        </w:numPr>
      </w:pPr>
      <w:r>
        <w:t>Building and maintain relationships with business partners to keep their active engagement in the BI projects using Agile Methodology and scrum.</w:t>
      </w:r>
    </w:p>
    <w:p w14:paraId="1AF21004" w14:textId="77777777" w:rsidR="0076602A" w:rsidRDefault="0076602A" w:rsidP="0076602A">
      <w:pPr>
        <w:pStyle w:val="ListBullet"/>
        <w:numPr>
          <w:ilvl w:val="0"/>
          <w:numId w:val="32"/>
        </w:numPr>
      </w:pPr>
      <w:r>
        <w:t>Write SQL queries to extract, transform, and analyze data.</w:t>
      </w:r>
    </w:p>
    <w:p w14:paraId="535D28C4" w14:textId="77777777" w:rsidR="0076602A" w:rsidRDefault="0076602A" w:rsidP="0076602A">
      <w:pPr>
        <w:pStyle w:val="ListBullet"/>
        <w:numPr>
          <w:ilvl w:val="0"/>
          <w:numId w:val="32"/>
        </w:numPr>
      </w:pPr>
      <w:r>
        <w:t>Collaborate with stakeholders to define KPIs and reporting requirements.</w:t>
      </w:r>
    </w:p>
    <w:p w14:paraId="37F1D3B3" w14:textId="77777777" w:rsidR="0076602A" w:rsidRDefault="0076602A" w:rsidP="0076602A">
      <w:pPr>
        <w:pStyle w:val="ListBullet"/>
        <w:numPr>
          <w:ilvl w:val="0"/>
          <w:numId w:val="32"/>
        </w:numPr>
      </w:pPr>
      <w:r>
        <w:t>Work with stakeholders to align BI strategies with business goals</w:t>
      </w:r>
    </w:p>
    <w:p w14:paraId="53535477" w14:textId="77777777" w:rsidR="0076602A" w:rsidRDefault="0076602A" w:rsidP="0076602A">
      <w:pPr>
        <w:pStyle w:val="ListBullet"/>
        <w:numPr>
          <w:ilvl w:val="0"/>
          <w:numId w:val="32"/>
        </w:numPr>
      </w:pPr>
      <w:r>
        <w:t>Provide actionable insights to optimize business operations and strategy.</w:t>
      </w:r>
    </w:p>
    <w:p w14:paraId="3EDC3C49" w14:textId="77777777" w:rsidR="0076602A" w:rsidRDefault="0076602A" w:rsidP="0076602A">
      <w:pPr>
        <w:pStyle w:val="ListBullet"/>
        <w:numPr>
          <w:ilvl w:val="0"/>
          <w:numId w:val="32"/>
        </w:numPr>
      </w:pPr>
      <w:r>
        <w:t>Develop and maintain VISIO process diagrams.</w:t>
      </w:r>
    </w:p>
    <w:p w14:paraId="22019B4E" w14:textId="77777777" w:rsidR="0076602A" w:rsidRDefault="0076602A" w:rsidP="0076602A">
      <w:pPr>
        <w:pStyle w:val="ListBullet"/>
        <w:numPr>
          <w:ilvl w:val="0"/>
          <w:numId w:val="32"/>
        </w:numPr>
      </w:pPr>
      <w:r>
        <w:t>Have launched several data quality improvement initiatives in the organization like establishing the data governance and data stewardship structure and documenting the end-</w:t>
      </w:r>
      <w:proofErr w:type="gramStart"/>
      <w:r>
        <w:t>to</w:t>
      </w:r>
      <w:proofErr w:type="gramEnd"/>
      <w:r>
        <w:t>-end data flow from the source system to the data warehouse.</w:t>
      </w:r>
    </w:p>
    <w:p w14:paraId="439FCBCA" w14:textId="42BDA7E9" w:rsidR="006270A9" w:rsidRPr="00A428CA" w:rsidRDefault="006270A9" w:rsidP="0076602A">
      <w:pPr>
        <w:pStyle w:val="ListBullet"/>
        <w:numPr>
          <w:ilvl w:val="0"/>
          <w:numId w:val="0"/>
        </w:numPr>
        <w:ind w:left="720"/>
      </w:pPr>
    </w:p>
    <w:p w14:paraId="78C927EA" w14:textId="3484D2F4" w:rsidR="006270A9" w:rsidRPr="00545B7A" w:rsidRDefault="00A428CA" w:rsidP="00545B7A">
      <w:pPr>
        <w:pStyle w:val="Heading1"/>
      </w:pPr>
      <w:r w:rsidRPr="00A428CA">
        <w:t>Ac</w:t>
      </w:r>
      <w:r w:rsidR="0076602A">
        <w:t>ademic Project</w:t>
      </w:r>
    </w:p>
    <w:p w14:paraId="580D425A" w14:textId="21F8AB55" w:rsidR="001B29CF" w:rsidRDefault="0076602A" w:rsidP="00A428CA">
      <w:pPr>
        <w:rPr>
          <w:b/>
          <w:bCs/>
          <w:sz w:val="24"/>
          <w:szCs w:val="24"/>
        </w:rPr>
      </w:pPr>
      <w:r w:rsidRPr="0076602A">
        <w:rPr>
          <w:b/>
          <w:bCs/>
          <w:sz w:val="24"/>
          <w:szCs w:val="24"/>
        </w:rPr>
        <w:t>COMPREHENCIVE ANALYSIS OF “THE US SHARK TANK” INVESTMENT DYNAMICS</w:t>
      </w:r>
    </w:p>
    <w:p w14:paraId="2D4634FD" w14:textId="77777777" w:rsidR="0076602A" w:rsidRPr="0076602A" w:rsidRDefault="0076602A" w:rsidP="0076602A">
      <w:pPr>
        <w:pStyle w:val="ListParagraph"/>
        <w:numPr>
          <w:ilvl w:val="0"/>
          <w:numId w:val="33"/>
        </w:numPr>
      </w:pPr>
      <w:r w:rsidRPr="0076602A">
        <w:t>Investment Strategies: The show provides a transparent view of investor strategies and market preferences.</w:t>
      </w:r>
    </w:p>
    <w:p w14:paraId="796BA280" w14:textId="77777777" w:rsidR="0076602A" w:rsidRPr="0076602A" w:rsidRDefault="0076602A" w:rsidP="0076602A">
      <w:pPr>
        <w:pStyle w:val="ListParagraph"/>
        <w:numPr>
          <w:ilvl w:val="0"/>
          <w:numId w:val="33"/>
        </w:numPr>
      </w:pPr>
      <w:r w:rsidRPr="0076602A">
        <w:t>Entrepreneurial Insight: Entrepreneurs gain valuable insights into market demands and investor expectations.</w:t>
      </w:r>
    </w:p>
    <w:p w14:paraId="31460B7A" w14:textId="77777777" w:rsidR="0076602A" w:rsidRPr="0076602A" w:rsidRDefault="0076602A" w:rsidP="0076602A">
      <w:pPr>
        <w:pStyle w:val="ListParagraph"/>
        <w:numPr>
          <w:ilvl w:val="0"/>
          <w:numId w:val="33"/>
        </w:numPr>
      </w:pPr>
      <w:r w:rsidRPr="0076602A">
        <w:t>Impact on Business Growth: Investment dynamics from "Shark Tank" have significantly impacted startup growth trajectories.</w:t>
      </w:r>
    </w:p>
    <w:p w14:paraId="67330E46" w14:textId="77777777" w:rsidR="0076602A" w:rsidRPr="0076602A" w:rsidRDefault="0076602A" w:rsidP="0076602A">
      <w:pPr>
        <w:pStyle w:val="ListParagraph"/>
        <w:numPr>
          <w:ilvl w:val="0"/>
          <w:numId w:val="33"/>
        </w:numPr>
      </w:pPr>
      <w:r w:rsidRPr="0076602A">
        <w:t>Market Evolution: The shift towards tech and health investments indicates changing market dynamics and a growing investor appetite for innovation.</w:t>
      </w:r>
    </w:p>
    <w:p w14:paraId="1304F5C2" w14:textId="77777777" w:rsidR="0076602A" w:rsidRPr="0076602A" w:rsidRDefault="0076602A" w:rsidP="0076602A">
      <w:pPr>
        <w:pStyle w:val="ListParagraph"/>
      </w:pPr>
    </w:p>
    <w:p w14:paraId="02B24163" w14:textId="77777777" w:rsidR="00AB6A2D" w:rsidRPr="0076602A" w:rsidRDefault="00AB6A2D">
      <w:pPr>
        <w:pStyle w:val="ListParagraph"/>
      </w:pPr>
    </w:p>
    <w:sectPr w:rsidR="00AB6A2D" w:rsidRPr="0076602A" w:rsidSect="00716774">
      <w:footerReference w:type="default" r:id="rId13"/>
      <w:type w:val="continuous"/>
      <w:pgSz w:w="12240" w:h="15840"/>
      <w:pgMar w:top="1008" w:right="1152" w:bottom="864" w:left="1152" w:header="288" w:footer="144"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239918" w14:textId="77777777" w:rsidR="009A065E" w:rsidRDefault="009A065E">
      <w:pPr>
        <w:spacing w:after="0"/>
      </w:pPr>
      <w:r>
        <w:separator/>
      </w:r>
    </w:p>
  </w:endnote>
  <w:endnote w:type="continuationSeparator" w:id="0">
    <w:p w14:paraId="0AC27ABC" w14:textId="77777777" w:rsidR="009A065E" w:rsidRDefault="009A065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GMinchoB">
    <w:altName w:val="Yu Gothic"/>
    <w:panose1 w:val="00000000000000000000"/>
    <w:charset w:val="80"/>
    <w:family w:val="roman"/>
    <w:notTrueType/>
    <w:pitch w:val="default"/>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C4DB5" w14:textId="77777777" w:rsidR="006270A9" w:rsidRDefault="009D5933">
    <w:pPr>
      <w:pStyle w:val="Footer"/>
    </w:pPr>
    <w:r>
      <w:t xml:space="preserve">Page </w:t>
    </w:r>
    <w:r>
      <w:fldChar w:fldCharType="begin"/>
    </w:r>
    <w:r>
      <w:instrText xml:space="preserve"> PAGE   \* MERGEFORMAT </w:instrText>
    </w:r>
    <w:r>
      <w:fldChar w:fldCharType="separate"/>
    </w:r>
    <w:r w:rsidR="00816216">
      <w:rPr>
        <w:noProof/>
      </w:rPr>
      <w:t>2</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877C2E" w14:textId="77777777" w:rsidR="009A065E" w:rsidRDefault="009A065E">
      <w:pPr>
        <w:spacing w:after="0"/>
      </w:pPr>
      <w:r>
        <w:separator/>
      </w:r>
    </w:p>
  </w:footnote>
  <w:footnote w:type="continuationSeparator" w:id="0">
    <w:p w14:paraId="2AED7D3F" w14:textId="77777777" w:rsidR="009A065E" w:rsidRDefault="009A065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B66D57E"/>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5AF24DD0"/>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9386E0C4"/>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90407FA6"/>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CD76DE80"/>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14068586"/>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CDAA9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1496294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8BB2922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6CE42C6"/>
    <w:lvl w:ilvl="0">
      <w:start w:val="1"/>
      <w:numFmt w:val="bullet"/>
      <w:lvlText w:val="·"/>
      <w:lvlJc w:val="left"/>
      <w:pPr>
        <w:tabs>
          <w:tab w:val="num" w:pos="144"/>
        </w:tabs>
        <w:ind w:left="144" w:hanging="144"/>
      </w:pPr>
      <w:rPr>
        <w:rFonts w:ascii="Cambria" w:hAnsi="Cambria" w:hint="default"/>
      </w:rPr>
    </w:lvl>
  </w:abstractNum>
  <w:abstractNum w:abstractNumId="10" w15:restartNumberingAfterBreak="0">
    <w:nsid w:val="063125DF"/>
    <w:multiLevelType w:val="hybridMultilevel"/>
    <w:tmpl w:val="378ED3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8E72B9E"/>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0A034AD0"/>
    <w:multiLevelType w:val="multilevel"/>
    <w:tmpl w:val="67B638B6"/>
    <w:lvl w:ilvl="0">
      <w:start w:val="1"/>
      <w:numFmt w:val="bullet"/>
      <w:pStyle w:val="ListBullet"/>
      <w:lvlText w:val="·"/>
      <w:lvlJc w:val="left"/>
      <w:pPr>
        <w:tabs>
          <w:tab w:val="num" w:pos="216"/>
        </w:tabs>
        <w:ind w:left="216" w:hanging="216"/>
      </w:pPr>
      <w:rPr>
        <w:rFonts w:ascii="Cambria" w:hAnsi="Cambria" w:hint="default"/>
      </w:rPr>
    </w:lvl>
    <w:lvl w:ilvl="1">
      <w:start w:val="1"/>
      <w:numFmt w:val="bullet"/>
      <w:lvlText w:val="o"/>
      <w:lvlJc w:val="left"/>
      <w:pPr>
        <w:tabs>
          <w:tab w:val="num" w:pos="648"/>
        </w:tabs>
        <w:ind w:left="648" w:hanging="216"/>
      </w:pPr>
      <w:rPr>
        <w:rFonts w:ascii="Courier New" w:hAnsi="Courier New" w:hint="default"/>
      </w:rPr>
    </w:lvl>
    <w:lvl w:ilvl="2">
      <w:start w:val="1"/>
      <w:numFmt w:val="bullet"/>
      <w:lvlText w:val=""/>
      <w:lvlJc w:val="left"/>
      <w:pPr>
        <w:tabs>
          <w:tab w:val="num" w:pos="1080"/>
        </w:tabs>
        <w:ind w:left="1080" w:hanging="216"/>
      </w:pPr>
      <w:rPr>
        <w:rFonts w:ascii="Wingdings" w:hAnsi="Wingdings" w:hint="default"/>
      </w:rPr>
    </w:lvl>
    <w:lvl w:ilvl="3">
      <w:start w:val="1"/>
      <w:numFmt w:val="bullet"/>
      <w:lvlText w:val=""/>
      <w:lvlJc w:val="left"/>
      <w:pPr>
        <w:tabs>
          <w:tab w:val="num" w:pos="1512"/>
        </w:tabs>
        <w:ind w:left="1512" w:hanging="216"/>
      </w:pPr>
      <w:rPr>
        <w:rFonts w:ascii="Symbol" w:hAnsi="Symbol" w:hint="default"/>
      </w:rPr>
    </w:lvl>
    <w:lvl w:ilvl="4">
      <w:start w:val="1"/>
      <w:numFmt w:val="bullet"/>
      <w:lvlText w:val="o"/>
      <w:lvlJc w:val="left"/>
      <w:pPr>
        <w:tabs>
          <w:tab w:val="num" w:pos="1944"/>
        </w:tabs>
        <w:ind w:left="1944" w:hanging="216"/>
      </w:pPr>
      <w:rPr>
        <w:rFonts w:ascii="Courier New" w:hAnsi="Courier New" w:hint="default"/>
      </w:rPr>
    </w:lvl>
    <w:lvl w:ilvl="5">
      <w:start w:val="1"/>
      <w:numFmt w:val="bullet"/>
      <w:lvlText w:val=""/>
      <w:lvlJc w:val="left"/>
      <w:pPr>
        <w:tabs>
          <w:tab w:val="num" w:pos="2376"/>
        </w:tabs>
        <w:ind w:left="2376" w:hanging="216"/>
      </w:pPr>
      <w:rPr>
        <w:rFonts w:ascii="Wingdings" w:hAnsi="Wingdings" w:hint="default"/>
      </w:rPr>
    </w:lvl>
    <w:lvl w:ilvl="6">
      <w:start w:val="1"/>
      <w:numFmt w:val="bullet"/>
      <w:lvlText w:val=""/>
      <w:lvlJc w:val="left"/>
      <w:pPr>
        <w:tabs>
          <w:tab w:val="num" w:pos="2808"/>
        </w:tabs>
        <w:ind w:left="2808" w:hanging="216"/>
      </w:pPr>
      <w:rPr>
        <w:rFonts w:ascii="Symbol" w:hAnsi="Symbol" w:hint="default"/>
      </w:rPr>
    </w:lvl>
    <w:lvl w:ilvl="7">
      <w:start w:val="1"/>
      <w:numFmt w:val="bullet"/>
      <w:lvlText w:val="o"/>
      <w:lvlJc w:val="left"/>
      <w:pPr>
        <w:tabs>
          <w:tab w:val="num" w:pos="3240"/>
        </w:tabs>
        <w:ind w:left="3240" w:hanging="216"/>
      </w:pPr>
      <w:rPr>
        <w:rFonts w:ascii="Courier New" w:hAnsi="Courier New" w:hint="default"/>
      </w:rPr>
    </w:lvl>
    <w:lvl w:ilvl="8">
      <w:start w:val="1"/>
      <w:numFmt w:val="bullet"/>
      <w:lvlText w:val=""/>
      <w:lvlJc w:val="left"/>
      <w:pPr>
        <w:tabs>
          <w:tab w:val="num" w:pos="3672"/>
        </w:tabs>
        <w:ind w:left="3672" w:hanging="216"/>
      </w:pPr>
      <w:rPr>
        <w:rFonts w:ascii="Wingdings" w:hAnsi="Wingdings" w:hint="default"/>
      </w:rPr>
    </w:lvl>
  </w:abstractNum>
  <w:abstractNum w:abstractNumId="13" w15:restartNumberingAfterBreak="0">
    <w:nsid w:val="0B17219A"/>
    <w:multiLevelType w:val="hybridMultilevel"/>
    <w:tmpl w:val="5532CC16"/>
    <w:lvl w:ilvl="0" w:tplc="040C0001">
      <w:start w:val="1"/>
      <w:numFmt w:val="bullet"/>
      <w:lvlText w:val=""/>
      <w:lvlJc w:val="left"/>
      <w:pPr>
        <w:ind w:left="740" w:hanging="360"/>
      </w:pPr>
      <w:rPr>
        <w:rFonts w:ascii="Symbol" w:hAnsi="Symbol" w:hint="default"/>
      </w:rPr>
    </w:lvl>
    <w:lvl w:ilvl="1" w:tplc="040C0003" w:tentative="1">
      <w:start w:val="1"/>
      <w:numFmt w:val="bullet"/>
      <w:lvlText w:val="o"/>
      <w:lvlJc w:val="left"/>
      <w:pPr>
        <w:ind w:left="1460" w:hanging="360"/>
      </w:pPr>
      <w:rPr>
        <w:rFonts w:ascii="Courier New" w:hAnsi="Courier New" w:cs="Courier New" w:hint="default"/>
      </w:rPr>
    </w:lvl>
    <w:lvl w:ilvl="2" w:tplc="040C0005" w:tentative="1">
      <w:start w:val="1"/>
      <w:numFmt w:val="bullet"/>
      <w:lvlText w:val=""/>
      <w:lvlJc w:val="left"/>
      <w:pPr>
        <w:ind w:left="2180" w:hanging="360"/>
      </w:pPr>
      <w:rPr>
        <w:rFonts w:ascii="Wingdings" w:hAnsi="Wingdings" w:hint="default"/>
      </w:rPr>
    </w:lvl>
    <w:lvl w:ilvl="3" w:tplc="040C0001" w:tentative="1">
      <w:start w:val="1"/>
      <w:numFmt w:val="bullet"/>
      <w:lvlText w:val=""/>
      <w:lvlJc w:val="left"/>
      <w:pPr>
        <w:ind w:left="2900" w:hanging="360"/>
      </w:pPr>
      <w:rPr>
        <w:rFonts w:ascii="Symbol" w:hAnsi="Symbol" w:hint="default"/>
      </w:rPr>
    </w:lvl>
    <w:lvl w:ilvl="4" w:tplc="040C0003" w:tentative="1">
      <w:start w:val="1"/>
      <w:numFmt w:val="bullet"/>
      <w:lvlText w:val="o"/>
      <w:lvlJc w:val="left"/>
      <w:pPr>
        <w:ind w:left="3620" w:hanging="360"/>
      </w:pPr>
      <w:rPr>
        <w:rFonts w:ascii="Courier New" w:hAnsi="Courier New" w:cs="Courier New" w:hint="default"/>
      </w:rPr>
    </w:lvl>
    <w:lvl w:ilvl="5" w:tplc="040C0005" w:tentative="1">
      <w:start w:val="1"/>
      <w:numFmt w:val="bullet"/>
      <w:lvlText w:val=""/>
      <w:lvlJc w:val="left"/>
      <w:pPr>
        <w:ind w:left="4340" w:hanging="360"/>
      </w:pPr>
      <w:rPr>
        <w:rFonts w:ascii="Wingdings" w:hAnsi="Wingdings" w:hint="default"/>
      </w:rPr>
    </w:lvl>
    <w:lvl w:ilvl="6" w:tplc="040C0001" w:tentative="1">
      <w:start w:val="1"/>
      <w:numFmt w:val="bullet"/>
      <w:lvlText w:val=""/>
      <w:lvlJc w:val="left"/>
      <w:pPr>
        <w:ind w:left="5060" w:hanging="360"/>
      </w:pPr>
      <w:rPr>
        <w:rFonts w:ascii="Symbol" w:hAnsi="Symbol" w:hint="default"/>
      </w:rPr>
    </w:lvl>
    <w:lvl w:ilvl="7" w:tplc="040C0003" w:tentative="1">
      <w:start w:val="1"/>
      <w:numFmt w:val="bullet"/>
      <w:lvlText w:val="o"/>
      <w:lvlJc w:val="left"/>
      <w:pPr>
        <w:ind w:left="5780" w:hanging="360"/>
      </w:pPr>
      <w:rPr>
        <w:rFonts w:ascii="Courier New" w:hAnsi="Courier New" w:cs="Courier New" w:hint="default"/>
      </w:rPr>
    </w:lvl>
    <w:lvl w:ilvl="8" w:tplc="040C0005" w:tentative="1">
      <w:start w:val="1"/>
      <w:numFmt w:val="bullet"/>
      <w:lvlText w:val=""/>
      <w:lvlJc w:val="left"/>
      <w:pPr>
        <w:ind w:left="6500" w:hanging="360"/>
      </w:pPr>
      <w:rPr>
        <w:rFonts w:ascii="Wingdings" w:hAnsi="Wingdings" w:hint="default"/>
      </w:rPr>
    </w:lvl>
  </w:abstractNum>
  <w:abstractNum w:abstractNumId="14" w15:restartNumberingAfterBreak="0">
    <w:nsid w:val="0BBD7F0C"/>
    <w:multiLevelType w:val="hybridMultilevel"/>
    <w:tmpl w:val="83D4FE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E1D32B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11A762EE"/>
    <w:multiLevelType w:val="hybridMultilevel"/>
    <w:tmpl w:val="FACE47D8"/>
    <w:lvl w:ilvl="0" w:tplc="04090001">
      <w:start w:val="1"/>
      <w:numFmt w:val="bullet"/>
      <w:lvlText w:val=""/>
      <w:lvlJc w:val="left"/>
      <w:pPr>
        <w:ind w:left="936" w:hanging="360"/>
      </w:pPr>
      <w:rPr>
        <w:rFonts w:ascii="Symbol" w:hAnsi="Symbol" w:hint="default"/>
      </w:rPr>
    </w:lvl>
    <w:lvl w:ilvl="1" w:tplc="04090003" w:tentative="1">
      <w:start w:val="1"/>
      <w:numFmt w:val="bullet"/>
      <w:lvlText w:val="o"/>
      <w:lvlJc w:val="left"/>
      <w:pPr>
        <w:ind w:left="1656" w:hanging="360"/>
      </w:pPr>
      <w:rPr>
        <w:rFonts w:ascii="Courier New" w:hAnsi="Courier New" w:cs="Courier New" w:hint="default"/>
      </w:rPr>
    </w:lvl>
    <w:lvl w:ilvl="2" w:tplc="04090005" w:tentative="1">
      <w:start w:val="1"/>
      <w:numFmt w:val="bullet"/>
      <w:lvlText w:val=""/>
      <w:lvlJc w:val="left"/>
      <w:pPr>
        <w:ind w:left="2376" w:hanging="360"/>
      </w:pPr>
      <w:rPr>
        <w:rFonts w:ascii="Wingdings" w:hAnsi="Wingdings" w:hint="default"/>
      </w:rPr>
    </w:lvl>
    <w:lvl w:ilvl="3" w:tplc="04090001" w:tentative="1">
      <w:start w:val="1"/>
      <w:numFmt w:val="bullet"/>
      <w:lvlText w:val=""/>
      <w:lvlJc w:val="left"/>
      <w:pPr>
        <w:ind w:left="3096" w:hanging="360"/>
      </w:pPr>
      <w:rPr>
        <w:rFonts w:ascii="Symbol" w:hAnsi="Symbol" w:hint="default"/>
      </w:rPr>
    </w:lvl>
    <w:lvl w:ilvl="4" w:tplc="04090003" w:tentative="1">
      <w:start w:val="1"/>
      <w:numFmt w:val="bullet"/>
      <w:lvlText w:val="o"/>
      <w:lvlJc w:val="left"/>
      <w:pPr>
        <w:ind w:left="3816" w:hanging="360"/>
      </w:pPr>
      <w:rPr>
        <w:rFonts w:ascii="Courier New" w:hAnsi="Courier New" w:cs="Courier New" w:hint="default"/>
      </w:rPr>
    </w:lvl>
    <w:lvl w:ilvl="5" w:tplc="04090005" w:tentative="1">
      <w:start w:val="1"/>
      <w:numFmt w:val="bullet"/>
      <w:lvlText w:val=""/>
      <w:lvlJc w:val="left"/>
      <w:pPr>
        <w:ind w:left="4536" w:hanging="360"/>
      </w:pPr>
      <w:rPr>
        <w:rFonts w:ascii="Wingdings" w:hAnsi="Wingdings" w:hint="default"/>
      </w:rPr>
    </w:lvl>
    <w:lvl w:ilvl="6" w:tplc="04090001" w:tentative="1">
      <w:start w:val="1"/>
      <w:numFmt w:val="bullet"/>
      <w:lvlText w:val=""/>
      <w:lvlJc w:val="left"/>
      <w:pPr>
        <w:ind w:left="5256" w:hanging="360"/>
      </w:pPr>
      <w:rPr>
        <w:rFonts w:ascii="Symbol" w:hAnsi="Symbol" w:hint="default"/>
      </w:rPr>
    </w:lvl>
    <w:lvl w:ilvl="7" w:tplc="04090003" w:tentative="1">
      <w:start w:val="1"/>
      <w:numFmt w:val="bullet"/>
      <w:lvlText w:val="o"/>
      <w:lvlJc w:val="left"/>
      <w:pPr>
        <w:ind w:left="5976" w:hanging="360"/>
      </w:pPr>
      <w:rPr>
        <w:rFonts w:ascii="Courier New" w:hAnsi="Courier New" w:cs="Courier New" w:hint="default"/>
      </w:rPr>
    </w:lvl>
    <w:lvl w:ilvl="8" w:tplc="04090005" w:tentative="1">
      <w:start w:val="1"/>
      <w:numFmt w:val="bullet"/>
      <w:lvlText w:val=""/>
      <w:lvlJc w:val="left"/>
      <w:pPr>
        <w:ind w:left="6696" w:hanging="360"/>
      </w:pPr>
      <w:rPr>
        <w:rFonts w:ascii="Wingdings" w:hAnsi="Wingdings" w:hint="default"/>
      </w:rPr>
    </w:lvl>
  </w:abstractNum>
  <w:abstractNum w:abstractNumId="17" w15:restartNumberingAfterBreak="0">
    <w:nsid w:val="188C69D2"/>
    <w:multiLevelType w:val="hybridMultilevel"/>
    <w:tmpl w:val="584486EC"/>
    <w:lvl w:ilvl="0" w:tplc="040C0001">
      <w:start w:val="1"/>
      <w:numFmt w:val="bullet"/>
      <w:lvlText w:val=""/>
      <w:lvlJc w:val="left"/>
      <w:pPr>
        <w:ind w:left="740" w:hanging="360"/>
      </w:pPr>
      <w:rPr>
        <w:rFonts w:ascii="Symbol" w:hAnsi="Symbol" w:hint="default"/>
      </w:rPr>
    </w:lvl>
    <w:lvl w:ilvl="1" w:tplc="040C0003" w:tentative="1">
      <w:start w:val="1"/>
      <w:numFmt w:val="bullet"/>
      <w:lvlText w:val="o"/>
      <w:lvlJc w:val="left"/>
      <w:pPr>
        <w:ind w:left="1460" w:hanging="360"/>
      </w:pPr>
      <w:rPr>
        <w:rFonts w:ascii="Courier New" w:hAnsi="Courier New" w:cs="Courier New" w:hint="default"/>
      </w:rPr>
    </w:lvl>
    <w:lvl w:ilvl="2" w:tplc="040C0005" w:tentative="1">
      <w:start w:val="1"/>
      <w:numFmt w:val="bullet"/>
      <w:lvlText w:val=""/>
      <w:lvlJc w:val="left"/>
      <w:pPr>
        <w:ind w:left="2180" w:hanging="360"/>
      </w:pPr>
      <w:rPr>
        <w:rFonts w:ascii="Wingdings" w:hAnsi="Wingdings" w:hint="default"/>
      </w:rPr>
    </w:lvl>
    <w:lvl w:ilvl="3" w:tplc="040C0001" w:tentative="1">
      <w:start w:val="1"/>
      <w:numFmt w:val="bullet"/>
      <w:lvlText w:val=""/>
      <w:lvlJc w:val="left"/>
      <w:pPr>
        <w:ind w:left="2900" w:hanging="360"/>
      </w:pPr>
      <w:rPr>
        <w:rFonts w:ascii="Symbol" w:hAnsi="Symbol" w:hint="default"/>
      </w:rPr>
    </w:lvl>
    <w:lvl w:ilvl="4" w:tplc="040C0003" w:tentative="1">
      <w:start w:val="1"/>
      <w:numFmt w:val="bullet"/>
      <w:lvlText w:val="o"/>
      <w:lvlJc w:val="left"/>
      <w:pPr>
        <w:ind w:left="3620" w:hanging="360"/>
      </w:pPr>
      <w:rPr>
        <w:rFonts w:ascii="Courier New" w:hAnsi="Courier New" w:cs="Courier New" w:hint="default"/>
      </w:rPr>
    </w:lvl>
    <w:lvl w:ilvl="5" w:tplc="040C0005" w:tentative="1">
      <w:start w:val="1"/>
      <w:numFmt w:val="bullet"/>
      <w:lvlText w:val=""/>
      <w:lvlJc w:val="left"/>
      <w:pPr>
        <w:ind w:left="4340" w:hanging="360"/>
      </w:pPr>
      <w:rPr>
        <w:rFonts w:ascii="Wingdings" w:hAnsi="Wingdings" w:hint="default"/>
      </w:rPr>
    </w:lvl>
    <w:lvl w:ilvl="6" w:tplc="040C0001" w:tentative="1">
      <w:start w:val="1"/>
      <w:numFmt w:val="bullet"/>
      <w:lvlText w:val=""/>
      <w:lvlJc w:val="left"/>
      <w:pPr>
        <w:ind w:left="5060" w:hanging="360"/>
      </w:pPr>
      <w:rPr>
        <w:rFonts w:ascii="Symbol" w:hAnsi="Symbol" w:hint="default"/>
      </w:rPr>
    </w:lvl>
    <w:lvl w:ilvl="7" w:tplc="040C0003" w:tentative="1">
      <w:start w:val="1"/>
      <w:numFmt w:val="bullet"/>
      <w:lvlText w:val="o"/>
      <w:lvlJc w:val="left"/>
      <w:pPr>
        <w:ind w:left="5780" w:hanging="360"/>
      </w:pPr>
      <w:rPr>
        <w:rFonts w:ascii="Courier New" w:hAnsi="Courier New" w:cs="Courier New" w:hint="default"/>
      </w:rPr>
    </w:lvl>
    <w:lvl w:ilvl="8" w:tplc="040C0005" w:tentative="1">
      <w:start w:val="1"/>
      <w:numFmt w:val="bullet"/>
      <w:lvlText w:val=""/>
      <w:lvlJc w:val="left"/>
      <w:pPr>
        <w:ind w:left="6500" w:hanging="360"/>
      </w:pPr>
      <w:rPr>
        <w:rFonts w:ascii="Wingdings" w:hAnsi="Wingdings" w:hint="default"/>
      </w:rPr>
    </w:lvl>
  </w:abstractNum>
  <w:abstractNum w:abstractNumId="18" w15:restartNumberingAfterBreak="0">
    <w:nsid w:val="27C864A0"/>
    <w:multiLevelType w:val="multilevel"/>
    <w:tmpl w:val="F42A8A2A"/>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9" w15:restartNumberingAfterBreak="0">
    <w:nsid w:val="29C17ECC"/>
    <w:multiLevelType w:val="hybridMultilevel"/>
    <w:tmpl w:val="6BE465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2AD436E"/>
    <w:multiLevelType w:val="multilevel"/>
    <w:tmpl w:val="72A0CD52"/>
    <w:lvl w:ilvl="0">
      <w:start w:val="1"/>
      <w:numFmt w:val="decimal"/>
      <w:lvlText w:val="%1."/>
      <w:lvlJc w:val="left"/>
      <w:pPr>
        <w:tabs>
          <w:tab w:val="num" w:pos="360"/>
        </w:tabs>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3B683A1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526B08E1"/>
    <w:multiLevelType w:val="hybridMultilevel"/>
    <w:tmpl w:val="91B416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2D8015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4" w15:restartNumberingAfterBreak="0">
    <w:nsid w:val="52FC5048"/>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5" w15:restartNumberingAfterBreak="0">
    <w:nsid w:val="53F80F92"/>
    <w:multiLevelType w:val="hybridMultilevel"/>
    <w:tmpl w:val="190AE6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7577329"/>
    <w:multiLevelType w:val="hybridMultilevel"/>
    <w:tmpl w:val="05F83954"/>
    <w:lvl w:ilvl="0" w:tplc="04090001">
      <w:start w:val="1"/>
      <w:numFmt w:val="bullet"/>
      <w:lvlText w:val=""/>
      <w:lvlJc w:val="left"/>
      <w:pPr>
        <w:ind w:left="739" w:hanging="360"/>
      </w:pPr>
      <w:rPr>
        <w:rFonts w:ascii="Symbol" w:hAnsi="Symbol" w:hint="default"/>
      </w:rPr>
    </w:lvl>
    <w:lvl w:ilvl="1" w:tplc="04090003" w:tentative="1">
      <w:start w:val="1"/>
      <w:numFmt w:val="bullet"/>
      <w:lvlText w:val="o"/>
      <w:lvlJc w:val="left"/>
      <w:pPr>
        <w:ind w:left="1459" w:hanging="360"/>
      </w:pPr>
      <w:rPr>
        <w:rFonts w:ascii="Courier New" w:hAnsi="Courier New" w:cs="Courier New" w:hint="default"/>
      </w:rPr>
    </w:lvl>
    <w:lvl w:ilvl="2" w:tplc="04090005" w:tentative="1">
      <w:start w:val="1"/>
      <w:numFmt w:val="bullet"/>
      <w:lvlText w:val=""/>
      <w:lvlJc w:val="left"/>
      <w:pPr>
        <w:ind w:left="2179" w:hanging="360"/>
      </w:pPr>
      <w:rPr>
        <w:rFonts w:ascii="Wingdings" w:hAnsi="Wingdings" w:hint="default"/>
      </w:rPr>
    </w:lvl>
    <w:lvl w:ilvl="3" w:tplc="04090001" w:tentative="1">
      <w:start w:val="1"/>
      <w:numFmt w:val="bullet"/>
      <w:lvlText w:val=""/>
      <w:lvlJc w:val="left"/>
      <w:pPr>
        <w:ind w:left="2899" w:hanging="360"/>
      </w:pPr>
      <w:rPr>
        <w:rFonts w:ascii="Symbol" w:hAnsi="Symbol" w:hint="default"/>
      </w:rPr>
    </w:lvl>
    <w:lvl w:ilvl="4" w:tplc="04090003" w:tentative="1">
      <w:start w:val="1"/>
      <w:numFmt w:val="bullet"/>
      <w:lvlText w:val="o"/>
      <w:lvlJc w:val="left"/>
      <w:pPr>
        <w:ind w:left="3619" w:hanging="360"/>
      </w:pPr>
      <w:rPr>
        <w:rFonts w:ascii="Courier New" w:hAnsi="Courier New" w:cs="Courier New" w:hint="default"/>
      </w:rPr>
    </w:lvl>
    <w:lvl w:ilvl="5" w:tplc="04090005" w:tentative="1">
      <w:start w:val="1"/>
      <w:numFmt w:val="bullet"/>
      <w:lvlText w:val=""/>
      <w:lvlJc w:val="left"/>
      <w:pPr>
        <w:ind w:left="4339" w:hanging="360"/>
      </w:pPr>
      <w:rPr>
        <w:rFonts w:ascii="Wingdings" w:hAnsi="Wingdings" w:hint="default"/>
      </w:rPr>
    </w:lvl>
    <w:lvl w:ilvl="6" w:tplc="04090001" w:tentative="1">
      <w:start w:val="1"/>
      <w:numFmt w:val="bullet"/>
      <w:lvlText w:val=""/>
      <w:lvlJc w:val="left"/>
      <w:pPr>
        <w:ind w:left="5059" w:hanging="360"/>
      </w:pPr>
      <w:rPr>
        <w:rFonts w:ascii="Symbol" w:hAnsi="Symbol" w:hint="default"/>
      </w:rPr>
    </w:lvl>
    <w:lvl w:ilvl="7" w:tplc="04090003" w:tentative="1">
      <w:start w:val="1"/>
      <w:numFmt w:val="bullet"/>
      <w:lvlText w:val="o"/>
      <w:lvlJc w:val="left"/>
      <w:pPr>
        <w:ind w:left="5779" w:hanging="360"/>
      </w:pPr>
      <w:rPr>
        <w:rFonts w:ascii="Courier New" w:hAnsi="Courier New" w:cs="Courier New" w:hint="default"/>
      </w:rPr>
    </w:lvl>
    <w:lvl w:ilvl="8" w:tplc="04090005" w:tentative="1">
      <w:start w:val="1"/>
      <w:numFmt w:val="bullet"/>
      <w:lvlText w:val=""/>
      <w:lvlJc w:val="left"/>
      <w:pPr>
        <w:ind w:left="6499" w:hanging="360"/>
      </w:pPr>
      <w:rPr>
        <w:rFonts w:ascii="Wingdings" w:hAnsi="Wingdings" w:hint="default"/>
      </w:rPr>
    </w:lvl>
  </w:abstractNum>
  <w:abstractNum w:abstractNumId="27" w15:restartNumberingAfterBreak="0">
    <w:nsid w:val="6D9D5ECA"/>
    <w:multiLevelType w:val="multilevel"/>
    <w:tmpl w:val="2DB03242"/>
    <w:lvl w:ilvl="0">
      <w:start w:val="1"/>
      <w:numFmt w:val="decimal"/>
      <w:pStyle w:val="ListNumber"/>
      <w:lvlText w:val="%1)"/>
      <w:lvlJc w:val="left"/>
      <w:pPr>
        <w:tabs>
          <w:tab w:val="num" w:pos="288"/>
        </w:tabs>
        <w:ind w:left="288" w:hanging="288"/>
      </w:pPr>
      <w:rPr>
        <w:rFonts w:hint="default"/>
      </w:rPr>
    </w:lvl>
    <w:lvl w:ilvl="1">
      <w:start w:val="1"/>
      <w:numFmt w:val="lowerLetter"/>
      <w:lvlText w:val="%2)"/>
      <w:lvlJc w:val="left"/>
      <w:pPr>
        <w:tabs>
          <w:tab w:val="num" w:pos="792"/>
        </w:tabs>
        <w:ind w:left="792" w:hanging="288"/>
      </w:pPr>
      <w:rPr>
        <w:rFonts w:hint="default"/>
      </w:rPr>
    </w:lvl>
    <w:lvl w:ilvl="2">
      <w:start w:val="1"/>
      <w:numFmt w:val="lowerRoman"/>
      <w:lvlText w:val="%3)"/>
      <w:lvlJc w:val="left"/>
      <w:pPr>
        <w:tabs>
          <w:tab w:val="num" w:pos="1296"/>
        </w:tabs>
        <w:ind w:left="1296" w:hanging="288"/>
      </w:pPr>
      <w:rPr>
        <w:rFonts w:hint="default"/>
      </w:rPr>
    </w:lvl>
    <w:lvl w:ilvl="3">
      <w:start w:val="1"/>
      <w:numFmt w:val="decimal"/>
      <w:lvlText w:val="(%4)"/>
      <w:lvlJc w:val="left"/>
      <w:pPr>
        <w:tabs>
          <w:tab w:val="num" w:pos="1800"/>
        </w:tabs>
        <w:ind w:left="1800" w:hanging="288"/>
      </w:pPr>
      <w:rPr>
        <w:rFonts w:hint="default"/>
      </w:rPr>
    </w:lvl>
    <w:lvl w:ilvl="4">
      <w:start w:val="1"/>
      <w:numFmt w:val="lowerLetter"/>
      <w:lvlText w:val="(%5)"/>
      <w:lvlJc w:val="left"/>
      <w:pPr>
        <w:tabs>
          <w:tab w:val="num" w:pos="2304"/>
        </w:tabs>
        <w:ind w:left="2304" w:hanging="288"/>
      </w:pPr>
      <w:rPr>
        <w:rFonts w:hint="default"/>
      </w:rPr>
    </w:lvl>
    <w:lvl w:ilvl="5">
      <w:start w:val="1"/>
      <w:numFmt w:val="lowerRoman"/>
      <w:lvlText w:val="(%6)"/>
      <w:lvlJc w:val="left"/>
      <w:pPr>
        <w:tabs>
          <w:tab w:val="num" w:pos="2808"/>
        </w:tabs>
        <w:ind w:left="2808" w:hanging="288"/>
      </w:pPr>
      <w:rPr>
        <w:rFonts w:hint="default"/>
      </w:rPr>
    </w:lvl>
    <w:lvl w:ilvl="6">
      <w:start w:val="1"/>
      <w:numFmt w:val="decimal"/>
      <w:lvlText w:val="%7."/>
      <w:lvlJc w:val="left"/>
      <w:pPr>
        <w:tabs>
          <w:tab w:val="num" w:pos="3312"/>
        </w:tabs>
        <w:ind w:left="3312" w:hanging="288"/>
      </w:pPr>
      <w:rPr>
        <w:rFonts w:hint="default"/>
      </w:rPr>
    </w:lvl>
    <w:lvl w:ilvl="7">
      <w:start w:val="1"/>
      <w:numFmt w:val="lowerLetter"/>
      <w:lvlText w:val="%8."/>
      <w:lvlJc w:val="left"/>
      <w:pPr>
        <w:tabs>
          <w:tab w:val="num" w:pos="3816"/>
        </w:tabs>
        <w:ind w:left="3816" w:hanging="288"/>
      </w:pPr>
      <w:rPr>
        <w:rFonts w:hint="default"/>
      </w:rPr>
    </w:lvl>
    <w:lvl w:ilvl="8">
      <w:start w:val="1"/>
      <w:numFmt w:val="lowerRoman"/>
      <w:lvlText w:val="%9."/>
      <w:lvlJc w:val="left"/>
      <w:pPr>
        <w:tabs>
          <w:tab w:val="num" w:pos="4320"/>
        </w:tabs>
        <w:ind w:left="4320" w:hanging="288"/>
      </w:pPr>
      <w:rPr>
        <w:rFonts w:hint="default"/>
      </w:rPr>
    </w:lvl>
  </w:abstractNum>
  <w:abstractNum w:abstractNumId="28" w15:restartNumberingAfterBreak="0">
    <w:nsid w:val="71866955"/>
    <w:multiLevelType w:val="multilevel"/>
    <w:tmpl w:val="01684A10"/>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9" w15:restartNumberingAfterBreak="0">
    <w:nsid w:val="744014B7"/>
    <w:multiLevelType w:val="hybridMultilevel"/>
    <w:tmpl w:val="B16C2A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13390499">
    <w:abstractNumId w:val="9"/>
  </w:num>
  <w:num w:numId="2" w16cid:durableId="812210101">
    <w:abstractNumId w:val="9"/>
    <w:lvlOverride w:ilvl="0">
      <w:startOverride w:val="1"/>
    </w:lvlOverride>
  </w:num>
  <w:num w:numId="3" w16cid:durableId="1805735900">
    <w:abstractNumId w:val="9"/>
    <w:lvlOverride w:ilvl="0">
      <w:startOverride w:val="1"/>
    </w:lvlOverride>
  </w:num>
  <w:num w:numId="4" w16cid:durableId="105392052">
    <w:abstractNumId w:val="9"/>
    <w:lvlOverride w:ilvl="0">
      <w:startOverride w:val="1"/>
    </w:lvlOverride>
  </w:num>
  <w:num w:numId="5" w16cid:durableId="216549161">
    <w:abstractNumId w:val="8"/>
  </w:num>
  <w:num w:numId="6" w16cid:durableId="1386099266">
    <w:abstractNumId w:val="7"/>
  </w:num>
  <w:num w:numId="7" w16cid:durableId="1078291303">
    <w:abstractNumId w:val="6"/>
  </w:num>
  <w:num w:numId="8" w16cid:durableId="65494002">
    <w:abstractNumId w:val="5"/>
  </w:num>
  <w:num w:numId="9" w16cid:durableId="1703894474">
    <w:abstractNumId w:val="4"/>
  </w:num>
  <w:num w:numId="10" w16cid:durableId="1278416062">
    <w:abstractNumId w:val="3"/>
  </w:num>
  <w:num w:numId="11" w16cid:durableId="2020959132">
    <w:abstractNumId w:val="2"/>
  </w:num>
  <w:num w:numId="12" w16cid:durableId="1170828592">
    <w:abstractNumId w:val="1"/>
  </w:num>
  <w:num w:numId="13" w16cid:durableId="1300185266">
    <w:abstractNumId w:val="0"/>
  </w:num>
  <w:num w:numId="14" w16cid:durableId="523715709">
    <w:abstractNumId w:val="18"/>
  </w:num>
  <w:num w:numId="15" w16cid:durableId="1323194480">
    <w:abstractNumId w:val="23"/>
  </w:num>
  <w:num w:numId="16" w16cid:durableId="1537156541">
    <w:abstractNumId w:val="15"/>
  </w:num>
  <w:num w:numId="17" w16cid:durableId="471366301">
    <w:abstractNumId w:val="21"/>
  </w:num>
  <w:num w:numId="18" w16cid:durableId="90509762">
    <w:abstractNumId w:val="11"/>
  </w:num>
  <w:num w:numId="19" w16cid:durableId="257639540">
    <w:abstractNumId w:val="28"/>
  </w:num>
  <w:num w:numId="20" w16cid:durableId="1499887979">
    <w:abstractNumId w:val="24"/>
  </w:num>
  <w:num w:numId="21" w16cid:durableId="238290248">
    <w:abstractNumId w:val="12"/>
  </w:num>
  <w:num w:numId="22" w16cid:durableId="1432437245">
    <w:abstractNumId w:val="20"/>
  </w:num>
  <w:num w:numId="23" w16cid:durableId="1062867802">
    <w:abstractNumId w:val="27"/>
  </w:num>
  <w:num w:numId="24" w16cid:durableId="263683987">
    <w:abstractNumId w:val="13"/>
  </w:num>
  <w:num w:numId="25" w16cid:durableId="507523982">
    <w:abstractNumId w:val="17"/>
  </w:num>
  <w:num w:numId="26" w16cid:durableId="580019779">
    <w:abstractNumId w:val="26"/>
  </w:num>
  <w:num w:numId="27" w16cid:durableId="642083452">
    <w:abstractNumId w:val="25"/>
  </w:num>
  <w:num w:numId="28" w16cid:durableId="1712729138">
    <w:abstractNumId w:val="19"/>
  </w:num>
  <w:num w:numId="29" w16cid:durableId="20013044">
    <w:abstractNumId w:val="22"/>
  </w:num>
  <w:num w:numId="30" w16cid:durableId="696199576">
    <w:abstractNumId w:val="29"/>
  </w:num>
  <w:num w:numId="31" w16cid:durableId="100532544">
    <w:abstractNumId w:val="16"/>
  </w:num>
  <w:num w:numId="32" w16cid:durableId="894436371">
    <w:abstractNumId w:val="10"/>
  </w:num>
  <w:num w:numId="33" w16cid:durableId="2079473351">
    <w:abstractNumId w:val="1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hettupally, Joel">
    <w15:presenceInfo w15:providerId="AD" w15:userId="S::JCHETTUP@depaul.edu::bd465cd7-5c0a-473d-aca6-9f3a4c83d33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US" w:vendorID="64" w:dllVersion="0" w:nlCheck="1" w:checkStyle="0"/>
  <w:activeWritingStyle w:appName="MSWord" w:lang="en-IN" w:vendorID="64" w:dllVersion="0" w:nlCheck="1" w:checkStyle="0"/>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065E"/>
    <w:rsid w:val="0001582B"/>
    <w:rsid w:val="00064703"/>
    <w:rsid w:val="0007149E"/>
    <w:rsid w:val="00082E6D"/>
    <w:rsid w:val="000925EB"/>
    <w:rsid w:val="000A4F59"/>
    <w:rsid w:val="000B3CCE"/>
    <w:rsid w:val="000B687F"/>
    <w:rsid w:val="000F3F02"/>
    <w:rsid w:val="000F6F53"/>
    <w:rsid w:val="00137193"/>
    <w:rsid w:val="00141A4C"/>
    <w:rsid w:val="001B29CF"/>
    <w:rsid w:val="001C17AE"/>
    <w:rsid w:val="00232312"/>
    <w:rsid w:val="00252883"/>
    <w:rsid w:val="002764F4"/>
    <w:rsid w:val="0028220F"/>
    <w:rsid w:val="0029269F"/>
    <w:rsid w:val="002D77E3"/>
    <w:rsid w:val="002E4EC7"/>
    <w:rsid w:val="003417DF"/>
    <w:rsid w:val="00356C14"/>
    <w:rsid w:val="00357B51"/>
    <w:rsid w:val="00360C19"/>
    <w:rsid w:val="003953F1"/>
    <w:rsid w:val="003B7FA6"/>
    <w:rsid w:val="003D1BF3"/>
    <w:rsid w:val="004154CC"/>
    <w:rsid w:val="00445342"/>
    <w:rsid w:val="00460E93"/>
    <w:rsid w:val="004651A6"/>
    <w:rsid w:val="00486740"/>
    <w:rsid w:val="004E1AEF"/>
    <w:rsid w:val="00544927"/>
    <w:rsid w:val="00545B7A"/>
    <w:rsid w:val="00557E35"/>
    <w:rsid w:val="00584EB7"/>
    <w:rsid w:val="00585484"/>
    <w:rsid w:val="005C05B6"/>
    <w:rsid w:val="005C4F47"/>
    <w:rsid w:val="00606767"/>
    <w:rsid w:val="00617B26"/>
    <w:rsid w:val="006270A9"/>
    <w:rsid w:val="0066464D"/>
    <w:rsid w:val="00673683"/>
    <w:rsid w:val="00675956"/>
    <w:rsid w:val="00676587"/>
    <w:rsid w:val="00681034"/>
    <w:rsid w:val="006A3364"/>
    <w:rsid w:val="006E00F8"/>
    <w:rsid w:val="006F7A9E"/>
    <w:rsid w:val="00705944"/>
    <w:rsid w:val="00706247"/>
    <w:rsid w:val="00716774"/>
    <w:rsid w:val="00741202"/>
    <w:rsid w:val="0075155B"/>
    <w:rsid w:val="007601B3"/>
    <w:rsid w:val="0076602A"/>
    <w:rsid w:val="00767EA9"/>
    <w:rsid w:val="00787CAF"/>
    <w:rsid w:val="007F0B08"/>
    <w:rsid w:val="00816216"/>
    <w:rsid w:val="00834D92"/>
    <w:rsid w:val="00843AA7"/>
    <w:rsid w:val="00875F10"/>
    <w:rsid w:val="0087734B"/>
    <w:rsid w:val="008B7C29"/>
    <w:rsid w:val="00911021"/>
    <w:rsid w:val="00952354"/>
    <w:rsid w:val="00962498"/>
    <w:rsid w:val="00985DCF"/>
    <w:rsid w:val="00986CA0"/>
    <w:rsid w:val="009A065E"/>
    <w:rsid w:val="009B7B39"/>
    <w:rsid w:val="009C3387"/>
    <w:rsid w:val="009C4DED"/>
    <w:rsid w:val="009D5933"/>
    <w:rsid w:val="009E4E81"/>
    <w:rsid w:val="009F2555"/>
    <w:rsid w:val="00A35217"/>
    <w:rsid w:val="00A36B91"/>
    <w:rsid w:val="00A428CA"/>
    <w:rsid w:val="00A931C4"/>
    <w:rsid w:val="00AB6A2D"/>
    <w:rsid w:val="00AC3453"/>
    <w:rsid w:val="00AD06DC"/>
    <w:rsid w:val="00B12051"/>
    <w:rsid w:val="00B16E86"/>
    <w:rsid w:val="00B46905"/>
    <w:rsid w:val="00B773D9"/>
    <w:rsid w:val="00B9624E"/>
    <w:rsid w:val="00BD0932"/>
    <w:rsid w:val="00BD768D"/>
    <w:rsid w:val="00BE0197"/>
    <w:rsid w:val="00C100B2"/>
    <w:rsid w:val="00C266ED"/>
    <w:rsid w:val="00C309BE"/>
    <w:rsid w:val="00C5101D"/>
    <w:rsid w:val="00C61F8E"/>
    <w:rsid w:val="00CF3E7D"/>
    <w:rsid w:val="00D03722"/>
    <w:rsid w:val="00D463BB"/>
    <w:rsid w:val="00D66BAB"/>
    <w:rsid w:val="00D7548E"/>
    <w:rsid w:val="00DA614C"/>
    <w:rsid w:val="00DC36F0"/>
    <w:rsid w:val="00E161AB"/>
    <w:rsid w:val="00E255D4"/>
    <w:rsid w:val="00E27DFA"/>
    <w:rsid w:val="00E35D29"/>
    <w:rsid w:val="00E63BB6"/>
    <w:rsid w:val="00E83E4B"/>
    <w:rsid w:val="00EA5EDE"/>
    <w:rsid w:val="00EA74AB"/>
    <w:rsid w:val="00EC3D9F"/>
    <w:rsid w:val="00ED2268"/>
    <w:rsid w:val="00EE42A8"/>
    <w:rsid w:val="00F31B40"/>
    <w:rsid w:val="00F52D1C"/>
    <w:rsid w:val="00F86AA5"/>
    <w:rsid w:val="00F930D4"/>
    <w:rsid w:val="00FB3617"/>
    <w:rsid w:val="00FC3A6E"/>
    <w:rsid w:val="00FC6A47"/>
    <w:rsid w:val="00FC6CD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A42BA2"/>
  <w15:chartTrackingRefBased/>
  <w15:docId w15:val="{46184541-1133-451C-9272-331ED47272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color w:val="404040" w:themeColor="text1" w:themeTint="BF"/>
        <w:sz w:val="22"/>
        <w:szCs w:val="22"/>
        <w:lang w:val="en-US" w:eastAsia="ja-JP" w:bidi="ar-SA"/>
      </w:rPr>
    </w:rPrDefault>
    <w:pPrDefault>
      <w:pPr>
        <w:spacing w:after="24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 w:unhideWhenUsed="1" w:qFormat="1"/>
    <w:lsdException w:name="List Number" w:uiPriority="1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2" w:qFormat="1"/>
    <w:lsdException w:name="Closing" w:semiHidden="1" w:uiPriority="2" w:unhideWhenUsed="1" w:qFormat="1"/>
    <w:lsdException w:name="Signature" w:semiHidden="1" w:uiPriority="2" w:unhideWhenUsed="1" w:qFormat="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3" w:unhideWhenUsed="1" w:qFormat="1"/>
    <w:lsdException w:name="Salutation" w:semiHidden="1" w:uiPriority="2" w:unhideWhenUsed="1" w:qFormat="1"/>
    <w:lsdException w:name="Date" w:semiHidden="1" w:uiPriority="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36"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01B3"/>
  </w:style>
  <w:style w:type="paragraph" w:styleId="Heading1">
    <w:name w:val="heading 1"/>
    <w:basedOn w:val="Normal"/>
    <w:next w:val="Normal"/>
    <w:link w:val="Heading1Char"/>
    <w:uiPriority w:val="9"/>
    <w:qFormat/>
    <w:rsid w:val="001B29CF"/>
    <w:pPr>
      <w:keepNext/>
      <w:keepLines/>
      <w:spacing w:before="320" w:after="100"/>
      <w:contextualSpacing/>
      <w:outlineLvl w:val="0"/>
    </w:pPr>
    <w:rPr>
      <w:rFonts w:asciiTheme="majorHAnsi" w:eastAsiaTheme="majorEastAsia" w:hAnsiTheme="majorHAnsi" w:cstheme="majorBidi"/>
      <w:b/>
      <w:color w:val="2A7B88" w:themeColor="accent1" w:themeShade="BF"/>
      <w:sz w:val="28"/>
      <w:szCs w:val="32"/>
    </w:rPr>
  </w:style>
  <w:style w:type="paragraph" w:styleId="Heading2">
    <w:name w:val="heading 2"/>
    <w:basedOn w:val="Normal"/>
    <w:next w:val="Normal"/>
    <w:link w:val="Heading2Char"/>
    <w:uiPriority w:val="9"/>
    <w:unhideWhenUsed/>
    <w:qFormat/>
    <w:rsid w:val="001B29CF"/>
    <w:pPr>
      <w:keepNext/>
      <w:keepLines/>
      <w:spacing w:before="60" w:after="40"/>
      <w:contextualSpacing/>
      <w:outlineLvl w:val="1"/>
    </w:pPr>
    <w:rPr>
      <w:rFonts w:asciiTheme="majorHAnsi" w:eastAsiaTheme="majorEastAsia" w:hAnsiTheme="majorHAnsi" w:cstheme="majorBidi"/>
      <w:b/>
      <w:caps/>
      <w:color w:val="262626" w:themeColor="text1" w:themeTint="D9"/>
      <w:sz w:val="24"/>
      <w:szCs w:val="26"/>
    </w:rPr>
  </w:style>
  <w:style w:type="paragraph" w:styleId="Heading8">
    <w:name w:val="heading 8"/>
    <w:basedOn w:val="Normal"/>
    <w:next w:val="Normal"/>
    <w:link w:val="Heading8Char"/>
    <w:uiPriority w:val="9"/>
    <w:semiHidden/>
    <w:unhideWhenUsed/>
    <w:qFormat/>
    <w:rsid w:val="0028220F"/>
    <w:pPr>
      <w:keepNext/>
      <w:keepLines/>
      <w:spacing w:before="40" w:after="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semiHidden/>
    <w:unhideWhenUsed/>
    <w:qFormat/>
    <w:rsid w:val="0028220F"/>
    <w:pPr>
      <w:keepNext/>
      <w:keepLines/>
      <w:spacing w:before="40" w:after="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
    <w:qFormat/>
    <w:rsid w:val="00545B7A"/>
    <w:pPr>
      <w:spacing w:after="120"/>
      <w:contextualSpacing/>
    </w:pPr>
    <w:rPr>
      <w:rFonts w:asciiTheme="majorHAnsi" w:eastAsiaTheme="majorEastAsia" w:hAnsiTheme="majorHAnsi" w:cstheme="majorBidi"/>
      <w:color w:val="2A7B88" w:themeColor="accent1" w:themeShade="BF"/>
      <w:kern w:val="28"/>
      <w:sz w:val="56"/>
    </w:rPr>
  </w:style>
  <w:style w:type="character" w:customStyle="1" w:styleId="TitleChar">
    <w:name w:val="Title Char"/>
    <w:basedOn w:val="DefaultParagraphFont"/>
    <w:link w:val="Title"/>
    <w:uiPriority w:val="1"/>
    <w:rsid w:val="00545B7A"/>
    <w:rPr>
      <w:rFonts w:asciiTheme="majorHAnsi" w:eastAsiaTheme="majorEastAsia" w:hAnsiTheme="majorHAnsi" w:cstheme="majorBidi"/>
      <w:color w:val="2A7B88" w:themeColor="accent1" w:themeShade="BF"/>
      <w:kern w:val="28"/>
      <w:sz w:val="56"/>
    </w:rPr>
  </w:style>
  <w:style w:type="character" w:styleId="PlaceholderText">
    <w:name w:val="Placeholder Text"/>
    <w:basedOn w:val="DefaultParagraphFont"/>
    <w:uiPriority w:val="99"/>
    <w:semiHidden/>
    <w:rsid w:val="00E83E4B"/>
    <w:rPr>
      <w:color w:val="393939" w:themeColor="text2" w:themeShade="BF"/>
    </w:rPr>
  </w:style>
  <w:style w:type="paragraph" w:styleId="ListBullet">
    <w:name w:val="List Bullet"/>
    <w:basedOn w:val="Normal"/>
    <w:uiPriority w:val="10"/>
    <w:unhideWhenUsed/>
    <w:qFormat/>
    <w:rsid w:val="0087734B"/>
    <w:pPr>
      <w:numPr>
        <w:numId w:val="21"/>
      </w:numPr>
      <w:spacing w:line="288" w:lineRule="auto"/>
      <w:contextualSpacing/>
    </w:pPr>
  </w:style>
  <w:style w:type="paragraph" w:styleId="Header">
    <w:name w:val="header"/>
    <w:basedOn w:val="Normal"/>
    <w:link w:val="HeaderChar"/>
    <w:uiPriority w:val="99"/>
    <w:semiHidden/>
    <w:pPr>
      <w:spacing w:after="0"/>
    </w:pPr>
  </w:style>
  <w:style w:type="character" w:customStyle="1" w:styleId="HeaderChar">
    <w:name w:val="Header Char"/>
    <w:basedOn w:val="DefaultParagraphFont"/>
    <w:link w:val="Header"/>
    <w:uiPriority w:val="99"/>
    <w:semiHidden/>
    <w:rsid w:val="00986CA0"/>
  </w:style>
  <w:style w:type="paragraph" w:styleId="Footer">
    <w:name w:val="footer"/>
    <w:basedOn w:val="Normal"/>
    <w:link w:val="FooterChar"/>
    <w:uiPriority w:val="99"/>
    <w:semiHidden/>
    <w:rsid w:val="00681034"/>
    <w:pPr>
      <w:spacing w:after="0"/>
      <w:jc w:val="right"/>
    </w:pPr>
    <w:rPr>
      <w:color w:val="2A7B88" w:themeColor="accent1" w:themeShade="BF"/>
    </w:rPr>
  </w:style>
  <w:style w:type="character" w:customStyle="1" w:styleId="FooterChar">
    <w:name w:val="Footer Char"/>
    <w:basedOn w:val="DefaultParagraphFont"/>
    <w:link w:val="Footer"/>
    <w:uiPriority w:val="99"/>
    <w:semiHidden/>
    <w:rsid w:val="00986CA0"/>
    <w:rPr>
      <w:color w:val="2A7B88" w:themeColor="accent1" w:themeShade="BF"/>
    </w:rPr>
  </w:style>
  <w:style w:type="character" w:customStyle="1" w:styleId="Heading1Char">
    <w:name w:val="Heading 1 Char"/>
    <w:basedOn w:val="DefaultParagraphFont"/>
    <w:link w:val="Heading1"/>
    <w:uiPriority w:val="9"/>
    <w:rsid w:val="001B29CF"/>
    <w:rPr>
      <w:rFonts w:asciiTheme="majorHAnsi" w:eastAsiaTheme="majorEastAsia" w:hAnsiTheme="majorHAnsi" w:cstheme="majorBidi"/>
      <w:b/>
      <w:color w:val="2A7B88" w:themeColor="accent1" w:themeShade="BF"/>
      <w:sz w:val="28"/>
      <w:szCs w:val="32"/>
    </w:rPr>
  </w:style>
  <w:style w:type="character" w:customStyle="1" w:styleId="Heading2Char">
    <w:name w:val="Heading 2 Char"/>
    <w:basedOn w:val="DefaultParagraphFont"/>
    <w:link w:val="Heading2"/>
    <w:uiPriority w:val="9"/>
    <w:rsid w:val="001B29CF"/>
    <w:rPr>
      <w:rFonts w:asciiTheme="majorHAnsi" w:eastAsiaTheme="majorEastAsia" w:hAnsiTheme="majorHAnsi" w:cstheme="majorBidi"/>
      <w:b/>
      <w:caps/>
      <w:color w:val="262626" w:themeColor="text1" w:themeTint="D9"/>
      <w:sz w:val="24"/>
      <w:szCs w:val="26"/>
    </w:rPr>
  </w:style>
  <w:style w:type="paragraph" w:styleId="TOCHeading">
    <w:name w:val="TOC Heading"/>
    <w:basedOn w:val="Heading1"/>
    <w:next w:val="Normal"/>
    <w:uiPriority w:val="39"/>
    <w:semiHidden/>
    <w:unhideWhenUsed/>
    <w:qFormat/>
    <w:pPr>
      <w:contextualSpacing w:val="0"/>
      <w:outlineLvl w:val="9"/>
    </w:pPr>
  </w:style>
  <w:style w:type="character" w:styleId="IntenseEmphasis">
    <w:name w:val="Intense Emphasis"/>
    <w:basedOn w:val="DefaultParagraphFont"/>
    <w:uiPriority w:val="21"/>
    <w:semiHidden/>
    <w:unhideWhenUsed/>
    <w:qFormat/>
    <w:rPr>
      <w:i/>
      <w:iCs/>
      <w:color w:val="2A7B88" w:themeColor="accent1" w:themeShade="BF"/>
    </w:rPr>
  </w:style>
  <w:style w:type="character" w:styleId="IntenseReference">
    <w:name w:val="Intense Reference"/>
    <w:basedOn w:val="DefaultParagraphFont"/>
    <w:uiPriority w:val="32"/>
    <w:semiHidden/>
    <w:unhideWhenUsed/>
    <w:qFormat/>
    <w:rPr>
      <w:b/>
      <w:bCs/>
      <w:caps w:val="0"/>
      <w:smallCaps/>
      <w:color w:val="2A7B88" w:themeColor="accent1" w:themeShade="BF"/>
      <w:spacing w:val="5"/>
    </w:rPr>
  </w:style>
  <w:style w:type="paragraph" w:styleId="IntenseQuote">
    <w:name w:val="Intense Quote"/>
    <w:basedOn w:val="Normal"/>
    <w:next w:val="Normal"/>
    <w:link w:val="IntenseQuoteChar"/>
    <w:uiPriority w:val="30"/>
    <w:semiHidden/>
    <w:unhideWhenUsed/>
    <w:qFormat/>
    <w:pPr>
      <w:pBdr>
        <w:top w:val="single" w:sz="4" w:space="10" w:color="2A7B88" w:themeColor="accent1" w:themeShade="BF"/>
        <w:bottom w:val="single" w:sz="4" w:space="10" w:color="2A7B88" w:themeColor="accent1" w:themeShade="BF"/>
      </w:pBdr>
      <w:spacing w:before="360" w:after="360"/>
      <w:ind w:left="864" w:right="864"/>
      <w:jc w:val="center"/>
    </w:pPr>
    <w:rPr>
      <w:i/>
      <w:iCs/>
      <w:color w:val="2A7B88" w:themeColor="accent1" w:themeShade="BF"/>
    </w:rPr>
  </w:style>
  <w:style w:type="character" w:customStyle="1" w:styleId="IntenseQuoteChar">
    <w:name w:val="Intense Quote Char"/>
    <w:basedOn w:val="DefaultParagraphFont"/>
    <w:link w:val="IntenseQuote"/>
    <w:uiPriority w:val="30"/>
    <w:semiHidden/>
    <w:rPr>
      <w:i/>
      <w:iCs/>
      <w:color w:val="2A7B88" w:themeColor="accent1" w:themeShade="BF"/>
    </w:rPr>
  </w:style>
  <w:style w:type="paragraph" w:styleId="ListNumber">
    <w:name w:val="List Number"/>
    <w:basedOn w:val="Normal"/>
    <w:uiPriority w:val="11"/>
    <w:semiHidden/>
    <w:rsid w:val="0087734B"/>
    <w:pPr>
      <w:numPr>
        <w:numId w:val="23"/>
      </w:numPr>
      <w:spacing w:line="288" w:lineRule="auto"/>
      <w:contextualSpacing/>
    </w:pPr>
  </w:style>
  <w:style w:type="character" w:styleId="FollowedHyperlink">
    <w:name w:val="FollowedHyperlink"/>
    <w:basedOn w:val="DefaultParagraphFont"/>
    <w:uiPriority w:val="99"/>
    <w:semiHidden/>
    <w:unhideWhenUsed/>
    <w:rsid w:val="00E83E4B"/>
    <w:rPr>
      <w:color w:val="7B4968" w:themeColor="accent5" w:themeShade="BF"/>
      <w:u w:val="single"/>
    </w:rPr>
  </w:style>
  <w:style w:type="character" w:styleId="Hyperlink">
    <w:name w:val="Hyperlink"/>
    <w:basedOn w:val="DefaultParagraphFont"/>
    <w:uiPriority w:val="99"/>
    <w:semiHidden/>
    <w:rsid w:val="00E83E4B"/>
    <w:rPr>
      <w:color w:val="2A7B88" w:themeColor="accent1" w:themeShade="BF"/>
      <w:u w:val="single"/>
    </w:rPr>
  </w:style>
  <w:style w:type="paragraph" w:styleId="BodyText3">
    <w:name w:val="Body Text 3"/>
    <w:basedOn w:val="Normal"/>
    <w:link w:val="BodyText3Char"/>
    <w:uiPriority w:val="99"/>
    <w:semiHidden/>
    <w:unhideWhenUsed/>
    <w:rsid w:val="00E83E4B"/>
    <w:pPr>
      <w:spacing w:after="120"/>
    </w:pPr>
    <w:rPr>
      <w:szCs w:val="16"/>
    </w:rPr>
  </w:style>
  <w:style w:type="character" w:customStyle="1" w:styleId="BodyText3Char">
    <w:name w:val="Body Text 3 Char"/>
    <w:basedOn w:val="DefaultParagraphFont"/>
    <w:link w:val="BodyText3"/>
    <w:uiPriority w:val="99"/>
    <w:semiHidden/>
    <w:rsid w:val="00E83E4B"/>
    <w:rPr>
      <w:szCs w:val="16"/>
    </w:rPr>
  </w:style>
  <w:style w:type="paragraph" w:styleId="BlockText">
    <w:name w:val="Block Text"/>
    <w:basedOn w:val="Normal"/>
    <w:uiPriority w:val="99"/>
    <w:semiHidden/>
    <w:unhideWhenUsed/>
    <w:rsid w:val="00E83E4B"/>
    <w:pPr>
      <w:pBdr>
        <w:top w:val="single" w:sz="2" w:space="10" w:color="39A5B7" w:themeColor="accent1"/>
        <w:left w:val="single" w:sz="2" w:space="10" w:color="39A5B7" w:themeColor="accent1"/>
        <w:bottom w:val="single" w:sz="2" w:space="10" w:color="39A5B7" w:themeColor="accent1"/>
        <w:right w:val="single" w:sz="2" w:space="10" w:color="39A5B7" w:themeColor="accent1"/>
      </w:pBdr>
      <w:ind w:left="1152" w:right="1152"/>
    </w:pPr>
    <w:rPr>
      <w:i/>
      <w:iCs/>
      <w:color w:val="2A7B88" w:themeColor="accent1" w:themeShade="BF"/>
    </w:rPr>
  </w:style>
  <w:style w:type="paragraph" w:styleId="BodyTextIndent3">
    <w:name w:val="Body Text Indent 3"/>
    <w:basedOn w:val="Normal"/>
    <w:link w:val="BodyTextIndent3Char"/>
    <w:uiPriority w:val="99"/>
    <w:semiHidden/>
    <w:unhideWhenUsed/>
    <w:rsid w:val="00E83E4B"/>
    <w:pPr>
      <w:spacing w:after="120"/>
      <w:ind w:left="360"/>
    </w:pPr>
    <w:rPr>
      <w:szCs w:val="16"/>
    </w:rPr>
  </w:style>
  <w:style w:type="character" w:customStyle="1" w:styleId="BodyTextIndent3Char">
    <w:name w:val="Body Text Indent 3 Char"/>
    <w:basedOn w:val="DefaultParagraphFont"/>
    <w:link w:val="BodyTextIndent3"/>
    <w:uiPriority w:val="99"/>
    <w:semiHidden/>
    <w:rsid w:val="00E83E4B"/>
    <w:rPr>
      <w:szCs w:val="16"/>
    </w:rPr>
  </w:style>
  <w:style w:type="character" w:styleId="CommentReference">
    <w:name w:val="annotation reference"/>
    <w:basedOn w:val="DefaultParagraphFont"/>
    <w:uiPriority w:val="99"/>
    <w:semiHidden/>
    <w:unhideWhenUsed/>
    <w:rsid w:val="0028220F"/>
    <w:rPr>
      <w:sz w:val="22"/>
      <w:szCs w:val="16"/>
    </w:rPr>
  </w:style>
  <w:style w:type="paragraph" w:styleId="DocumentMap">
    <w:name w:val="Document Map"/>
    <w:basedOn w:val="Normal"/>
    <w:link w:val="DocumentMapChar"/>
    <w:uiPriority w:val="99"/>
    <w:semiHidden/>
    <w:unhideWhenUsed/>
    <w:rsid w:val="00E83E4B"/>
    <w:pPr>
      <w:spacing w:after="0"/>
    </w:pPr>
    <w:rPr>
      <w:rFonts w:ascii="Segoe UI" w:hAnsi="Segoe UI" w:cs="Segoe UI"/>
      <w:szCs w:val="16"/>
    </w:rPr>
  </w:style>
  <w:style w:type="character" w:customStyle="1" w:styleId="DocumentMapChar">
    <w:name w:val="Document Map Char"/>
    <w:basedOn w:val="DefaultParagraphFont"/>
    <w:link w:val="DocumentMap"/>
    <w:uiPriority w:val="99"/>
    <w:semiHidden/>
    <w:rsid w:val="00E83E4B"/>
    <w:rPr>
      <w:rFonts w:ascii="Segoe UI" w:hAnsi="Segoe UI" w:cs="Segoe UI"/>
      <w:szCs w:val="16"/>
    </w:rPr>
  </w:style>
  <w:style w:type="character" w:customStyle="1" w:styleId="Heading8Char">
    <w:name w:val="Heading 8 Char"/>
    <w:basedOn w:val="DefaultParagraphFont"/>
    <w:link w:val="Heading8"/>
    <w:uiPriority w:val="9"/>
    <w:semiHidden/>
    <w:rsid w:val="0028220F"/>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9"/>
    <w:semiHidden/>
    <w:rsid w:val="0028220F"/>
    <w:rPr>
      <w:rFonts w:asciiTheme="majorHAnsi" w:eastAsiaTheme="majorEastAsia" w:hAnsiTheme="majorHAnsi" w:cstheme="majorBidi"/>
      <w:i/>
      <w:iCs/>
      <w:color w:val="272727" w:themeColor="text1" w:themeTint="D8"/>
      <w:szCs w:val="21"/>
    </w:rPr>
  </w:style>
  <w:style w:type="paragraph" w:styleId="Caption">
    <w:name w:val="caption"/>
    <w:basedOn w:val="Normal"/>
    <w:next w:val="Normal"/>
    <w:uiPriority w:val="35"/>
    <w:semiHidden/>
    <w:unhideWhenUsed/>
    <w:qFormat/>
    <w:rsid w:val="0028220F"/>
    <w:pPr>
      <w:spacing w:after="200"/>
    </w:pPr>
    <w:rPr>
      <w:i/>
      <w:iCs/>
      <w:color w:val="4D4D4D" w:themeColor="text2"/>
      <w:szCs w:val="18"/>
    </w:rPr>
  </w:style>
  <w:style w:type="paragraph" w:styleId="BalloonText">
    <w:name w:val="Balloon Text"/>
    <w:basedOn w:val="Normal"/>
    <w:link w:val="BalloonTextChar"/>
    <w:uiPriority w:val="99"/>
    <w:semiHidden/>
    <w:unhideWhenUsed/>
    <w:rsid w:val="0028220F"/>
    <w:pPr>
      <w:spacing w:after="0"/>
    </w:pPr>
    <w:rPr>
      <w:rFonts w:ascii="Segoe UI" w:hAnsi="Segoe UI" w:cs="Segoe UI"/>
      <w:szCs w:val="18"/>
    </w:rPr>
  </w:style>
  <w:style w:type="character" w:customStyle="1" w:styleId="BalloonTextChar">
    <w:name w:val="Balloon Text Char"/>
    <w:basedOn w:val="DefaultParagraphFont"/>
    <w:link w:val="BalloonText"/>
    <w:uiPriority w:val="99"/>
    <w:semiHidden/>
    <w:rsid w:val="0028220F"/>
    <w:rPr>
      <w:rFonts w:ascii="Segoe UI" w:hAnsi="Segoe UI" w:cs="Segoe UI"/>
      <w:szCs w:val="18"/>
    </w:rPr>
  </w:style>
  <w:style w:type="paragraph" w:styleId="CommentText">
    <w:name w:val="annotation text"/>
    <w:basedOn w:val="Normal"/>
    <w:link w:val="CommentTextChar"/>
    <w:uiPriority w:val="99"/>
    <w:semiHidden/>
    <w:unhideWhenUsed/>
    <w:rsid w:val="0028220F"/>
    <w:rPr>
      <w:szCs w:val="20"/>
    </w:rPr>
  </w:style>
  <w:style w:type="character" w:customStyle="1" w:styleId="CommentTextChar">
    <w:name w:val="Comment Text Char"/>
    <w:basedOn w:val="DefaultParagraphFont"/>
    <w:link w:val="CommentText"/>
    <w:uiPriority w:val="99"/>
    <w:semiHidden/>
    <w:rsid w:val="0028220F"/>
    <w:rPr>
      <w:szCs w:val="20"/>
    </w:rPr>
  </w:style>
  <w:style w:type="paragraph" w:styleId="CommentSubject">
    <w:name w:val="annotation subject"/>
    <w:basedOn w:val="CommentText"/>
    <w:next w:val="CommentText"/>
    <w:link w:val="CommentSubjectChar"/>
    <w:uiPriority w:val="99"/>
    <w:semiHidden/>
    <w:unhideWhenUsed/>
    <w:rsid w:val="0028220F"/>
    <w:rPr>
      <w:b/>
      <w:bCs/>
    </w:rPr>
  </w:style>
  <w:style w:type="character" w:customStyle="1" w:styleId="CommentSubjectChar">
    <w:name w:val="Comment Subject Char"/>
    <w:basedOn w:val="CommentTextChar"/>
    <w:link w:val="CommentSubject"/>
    <w:uiPriority w:val="99"/>
    <w:semiHidden/>
    <w:rsid w:val="0028220F"/>
    <w:rPr>
      <w:b/>
      <w:bCs/>
      <w:szCs w:val="20"/>
    </w:rPr>
  </w:style>
  <w:style w:type="paragraph" w:styleId="EndnoteText">
    <w:name w:val="endnote text"/>
    <w:basedOn w:val="Normal"/>
    <w:link w:val="EndnoteTextChar"/>
    <w:uiPriority w:val="99"/>
    <w:semiHidden/>
    <w:unhideWhenUsed/>
    <w:rsid w:val="0028220F"/>
    <w:pPr>
      <w:spacing w:after="0"/>
    </w:pPr>
    <w:rPr>
      <w:szCs w:val="20"/>
    </w:rPr>
  </w:style>
  <w:style w:type="character" w:customStyle="1" w:styleId="EndnoteTextChar">
    <w:name w:val="Endnote Text Char"/>
    <w:basedOn w:val="DefaultParagraphFont"/>
    <w:link w:val="EndnoteText"/>
    <w:uiPriority w:val="99"/>
    <w:semiHidden/>
    <w:rsid w:val="0028220F"/>
    <w:rPr>
      <w:szCs w:val="20"/>
    </w:rPr>
  </w:style>
  <w:style w:type="paragraph" w:styleId="EnvelopeReturn">
    <w:name w:val="envelope return"/>
    <w:basedOn w:val="Normal"/>
    <w:uiPriority w:val="99"/>
    <w:semiHidden/>
    <w:unhideWhenUsed/>
    <w:rsid w:val="0028220F"/>
    <w:pPr>
      <w:spacing w:after="0"/>
    </w:pPr>
    <w:rPr>
      <w:rFonts w:asciiTheme="majorHAnsi" w:eastAsiaTheme="majorEastAsia" w:hAnsiTheme="majorHAnsi" w:cstheme="majorBidi"/>
      <w:szCs w:val="20"/>
    </w:rPr>
  </w:style>
  <w:style w:type="paragraph" w:styleId="FootnoteText">
    <w:name w:val="footnote text"/>
    <w:basedOn w:val="Normal"/>
    <w:link w:val="FootnoteTextChar"/>
    <w:uiPriority w:val="99"/>
    <w:semiHidden/>
    <w:unhideWhenUsed/>
    <w:rsid w:val="0028220F"/>
    <w:pPr>
      <w:spacing w:after="0"/>
    </w:pPr>
    <w:rPr>
      <w:szCs w:val="20"/>
    </w:rPr>
  </w:style>
  <w:style w:type="character" w:customStyle="1" w:styleId="FootnoteTextChar">
    <w:name w:val="Footnote Text Char"/>
    <w:basedOn w:val="DefaultParagraphFont"/>
    <w:link w:val="FootnoteText"/>
    <w:uiPriority w:val="99"/>
    <w:semiHidden/>
    <w:rsid w:val="0028220F"/>
    <w:rPr>
      <w:szCs w:val="20"/>
    </w:rPr>
  </w:style>
  <w:style w:type="character" w:styleId="HTMLCode">
    <w:name w:val="HTML Code"/>
    <w:basedOn w:val="DefaultParagraphFont"/>
    <w:uiPriority w:val="99"/>
    <w:semiHidden/>
    <w:unhideWhenUsed/>
    <w:rsid w:val="0028220F"/>
    <w:rPr>
      <w:rFonts w:ascii="Consolas" w:hAnsi="Consolas"/>
      <w:sz w:val="22"/>
      <w:szCs w:val="20"/>
    </w:rPr>
  </w:style>
  <w:style w:type="character" w:styleId="HTMLKeyboard">
    <w:name w:val="HTML Keyboard"/>
    <w:basedOn w:val="DefaultParagraphFont"/>
    <w:uiPriority w:val="99"/>
    <w:semiHidden/>
    <w:unhideWhenUsed/>
    <w:rsid w:val="0028220F"/>
    <w:rPr>
      <w:rFonts w:ascii="Consolas" w:hAnsi="Consolas"/>
      <w:sz w:val="22"/>
      <w:szCs w:val="20"/>
    </w:rPr>
  </w:style>
  <w:style w:type="paragraph" w:styleId="HTMLPreformatted">
    <w:name w:val="HTML Preformatted"/>
    <w:basedOn w:val="Normal"/>
    <w:link w:val="HTMLPreformattedChar"/>
    <w:uiPriority w:val="99"/>
    <w:semiHidden/>
    <w:unhideWhenUsed/>
    <w:rsid w:val="0028220F"/>
    <w:pPr>
      <w:spacing w:after="0"/>
    </w:pPr>
    <w:rPr>
      <w:rFonts w:ascii="Consolas" w:hAnsi="Consolas"/>
      <w:szCs w:val="20"/>
    </w:rPr>
  </w:style>
  <w:style w:type="character" w:customStyle="1" w:styleId="HTMLPreformattedChar">
    <w:name w:val="HTML Preformatted Char"/>
    <w:basedOn w:val="DefaultParagraphFont"/>
    <w:link w:val="HTMLPreformatted"/>
    <w:uiPriority w:val="99"/>
    <w:semiHidden/>
    <w:rsid w:val="0028220F"/>
    <w:rPr>
      <w:rFonts w:ascii="Consolas" w:hAnsi="Consolas"/>
      <w:szCs w:val="20"/>
    </w:rPr>
  </w:style>
  <w:style w:type="character" w:styleId="HTMLTypewriter">
    <w:name w:val="HTML Typewriter"/>
    <w:basedOn w:val="DefaultParagraphFont"/>
    <w:uiPriority w:val="99"/>
    <w:semiHidden/>
    <w:unhideWhenUsed/>
    <w:rsid w:val="0028220F"/>
    <w:rPr>
      <w:rFonts w:ascii="Consolas" w:hAnsi="Consolas"/>
      <w:sz w:val="22"/>
      <w:szCs w:val="20"/>
    </w:rPr>
  </w:style>
  <w:style w:type="paragraph" w:styleId="MacroText">
    <w:name w:val="macro"/>
    <w:link w:val="MacroTextChar"/>
    <w:uiPriority w:val="99"/>
    <w:semiHidden/>
    <w:unhideWhenUsed/>
    <w:rsid w:val="0028220F"/>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customStyle="1" w:styleId="MacroTextChar">
    <w:name w:val="Macro Text Char"/>
    <w:basedOn w:val="DefaultParagraphFont"/>
    <w:link w:val="MacroText"/>
    <w:uiPriority w:val="99"/>
    <w:semiHidden/>
    <w:rsid w:val="0028220F"/>
    <w:rPr>
      <w:rFonts w:ascii="Consolas" w:hAnsi="Consolas"/>
      <w:szCs w:val="20"/>
    </w:rPr>
  </w:style>
  <w:style w:type="paragraph" w:styleId="PlainText">
    <w:name w:val="Plain Text"/>
    <w:basedOn w:val="Normal"/>
    <w:link w:val="PlainTextChar"/>
    <w:uiPriority w:val="99"/>
    <w:semiHidden/>
    <w:unhideWhenUsed/>
    <w:rsid w:val="0028220F"/>
    <w:pPr>
      <w:spacing w:after="0"/>
    </w:pPr>
    <w:rPr>
      <w:rFonts w:ascii="Consolas" w:hAnsi="Consolas"/>
      <w:szCs w:val="21"/>
    </w:rPr>
  </w:style>
  <w:style w:type="character" w:customStyle="1" w:styleId="PlainTextChar">
    <w:name w:val="Plain Text Char"/>
    <w:basedOn w:val="DefaultParagraphFont"/>
    <w:link w:val="PlainText"/>
    <w:uiPriority w:val="99"/>
    <w:semiHidden/>
    <w:rsid w:val="0028220F"/>
    <w:rPr>
      <w:rFonts w:ascii="Consolas" w:hAnsi="Consolas"/>
      <w:szCs w:val="21"/>
    </w:rPr>
  </w:style>
  <w:style w:type="character" w:styleId="UnresolvedMention">
    <w:name w:val="Unresolved Mention"/>
    <w:basedOn w:val="DefaultParagraphFont"/>
    <w:uiPriority w:val="99"/>
    <w:semiHidden/>
    <w:unhideWhenUsed/>
    <w:rsid w:val="005C4F47"/>
    <w:rPr>
      <w:color w:val="605E5C"/>
      <w:shd w:val="clear" w:color="auto" w:fill="E1DFDD"/>
    </w:rPr>
  </w:style>
  <w:style w:type="paragraph" w:customStyle="1" w:styleId="Contact">
    <w:name w:val="Contact"/>
    <w:basedOn w:val="Normal"/>
    <w:link w:val="ContactChar"/>
    <w:uiPriority w:val="99"/>
    <w:qFormat/>
    <w:rsid w:val="00545B7A"/>
    <w:pPr>
      <w:spacing w:before="120"/>
    </w:pPr>
    <w:rPr>
      <w:sz w:val="20"/>
    </w:rPr>
  </w:style>
  <w:style w:type="table" w:styleId="TableGrid">
    <w:name w:val="Table Grid"/>
    <w:basedOn w:val="TableNormal"/>
    <w:uiPriority w:val="39"/>
    <w:rsid w:val="00545B7A"/>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ontactChar">
    <w:name w:val="Contact Char"/>
    <w:basedOn w:val="DefaultParagraphFont"/>
    <w:link w:val="Contact"/>
    <w:uiPriority w:val="99"/>
    <w:rsid w:val="00986CA0"/>
    <w:rPr>
      <w:sz w:val="20"/>
    </w:rPr>
  </w:style>
  <w:style w:type="paragraph" w:styleId="ListParagraph">
    <w:name w:val="List Paragraph"/>
    <w:basedOn w:val="Normal"/>
    <w:uiPriority w:val="34"/>
    <w:unhideWhenUsed/>
    <w:qFormat/>
    <w:rsid w:val="00EA5ED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linkedin.com/in/jaya-preethi-talari-521433222/"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jayatal55@gmail.com" TargetMode="External"/><Relationship Id="rId5" Type="http://schemas.openxmlformats.org/officeDocument/2006/relationships/numbering" Target="numbering.xml"/><Relationship Id="rId15" Type="http://schemas.microsoft.com/office/2011/relationships/people" Target="peop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17705\AppData\Roaming\Microsoft\Templates\Industry%20manager%20resume.dotx" TargetMode="External"/></Relationships>
</file>

<file path=word/theme/theme1.xml><?xml version="1.0" encoding="utf-8"?>
<a:theme xmlns:a="http://schemas.openxmlformats.org/drawingml/2006/main" name="Office Theme">
  <a:themeElements>
    <a:clrScheme name="Resume">
      <a:dk1>
        <a:sysClr val="windowText" lastClr="000000"/>
      </a:dk1>
      <a:lt1>
        <a:sysClr val="window" lastClr="FFFFFF"/>
      </a:lt1>
      <a:dk2>
        <a:srgbClr val="4D4D4D"/>
      </a:dk2>
      <a:lt2>
        <a:srgbClr val="E4E3E2"/>
      </a:lt2>
      <a:accent1>
        <a:srgbClr val="39A5B7"/>
      </a:accent1>
      <a:accent2>
        <a:srgbClr val="8DBB70"/>
      </a:accent2>
      <a:accent3>
        <a:srgbClr val="F0BB44"/>
      </a:accent3>
      <a:accent4>
        <a:srgbClr val="F24F4F"/>
      </a:accent4>
      <a:accent5>
        <a:srgbClr val="A3648B"/>
      </a:accent5>
      <a:accent6>
        <a:srgbClr val="F8943F"/>
      </a:accent6>
      <a:hlink>
        <a:srgbClr val="39A5B7"/>
      </a:hlink>
      <a:folHlink>
        <a:srgbClr val="A3648B"/>
      </a:folHlink>
    </a:clrScheme>
    <a:fontScheme name="Cambria">
      <a:majorFont>
        <a:latin typeface="Cambria" panose="02040503050406030204"/>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panose="02040503050406030204"/>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9" ma:contentTypeDescription="Create a new document." ma:contentTypeScope="" ma:versionID="6a914531ae0f23be31da2eba1f3b42a9">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ae00154c9e66547f022c4923f88826d6"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hidden="true"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hidden="tru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hidden="true" ma:internalName="Background" ma:readOnly="false">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Background xmlns="71af3243-3dd4-4a8d-8c0d-dd76da1f02a5">false</Background>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DBEE0D2-5DD4-4054-AE25-8744B1BDC1E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29E4964-E492-4D5C-A41E-6548D1BBBCF3}">
  <ds:schemaRefs>
    <ds:schemaRef ds:uri="http://schemas.openxmlformats.org/officeDocument/2006/bibliography"/>
  </ds:schemaRefs>
</ds:datastoreItem>
</file>

<file path=customXml/itemProps3.xml><?xml version="1.0" encoding="utf-8"?>
<ds:datastoreItem xmlns:ds="http://schemas.openxmlformats.org/officeDocument/2006/customXml" ds:itemID="{FC286A1A-83A9-49D0-AE61-B506130901B0}">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4.xml><?xml version="1.0" encoding="utf-8"?>
<ds:datastoreItem xmlns:ds="http://schemas.openxmlformats.org/officeDocument/2006/customXml" ds:itemID="{C03343B0-2E37-4E4D-9C2F-1BB515B811A5}">
  <ds:schemaRefs>
    <ds:schemaRef ds:uri="http://schemas.microsoft.com/sharepoint/v3/contenttype/forms"/>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Industry manager resume</Template>
  <TotalTime>1</TotalTime>
  <Pages>3</Pages>
  <Words>1111</Words>
  <Characters>6333</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jaya preethi</dc:creator>
  <cp:keywords/>
  <cp:lastModifiedBy>jaya Talari</cp:lastModifiedBy>
  <cp:revision>2</cp:revision>
  <dcterms:created xsi:type="dcterms:W3CDTF">2025-04-05T08:25:00Z</dcterms:created>
  <dcterms:modified xsi:type="dcterms:W3CDTF">2025-04-05T08:25:00Z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MediaServiceImageTags">
    <vt:lpwstr/>
  </property>
</Properties>
</file>